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FC3EE" w14:textId="77777777" w:rsidR="007B5C9E" w:rsidRDefault="007B5C9E" w:rsidP="007B5C9E">
      <w:pPr>
        <w:jc w:val="center"/>
      </w:pPr>
      <w:r>
        <w:t xml:space="preserve">COVID-19, transmissibility and mobility of the </w:t>
      </w:r>
      <w:commentRangeStart w:id="0"/>
      <w:r>
        <w:t>population</w:t>
      </w:r>
      <w:commentRangeEnd w:id="0"/>
      <w:r w:rsidR="00FC6FA6">
        <w:rPr>
          <w:rStyle w:val="CommentReference"/>
        </w:rPr>
        <w:commentReference w:id="0"/>
      </w:r>
    </w:p>
    <w:p w14:paraId="0E3C50D0" w14:textId="52B135D8" w:rsidR="00F0690C" w:rsidRDefault="00F0690C"/>
    <w:p w14:paraId="736B7436" w14:textId="7C562629" w:rsidR="00157550" w:rsidRDefault="00157550"/>
    <w:sdt>
      <w:sdtPr>
        <w:rPr>
          <w:rFonts w:asciiTheme="minorHAnsi" w:eastAsiaTheme="minorHAnsi" w:hAnsiTheme="minorHAnsi" w:cstheme="minorBidi"/>
          <w:color w:val="auto"/>
          <w:sz w:val="22"/>
          <w:szCs w:val="22"/>
          <w:lang w:val="en-GB"/>
        </w:rPr>
        <w:id w:val="-1527474634"/>
        <w:docPartObj>
          <w:docPartGallery w:val="Table of Contents"/>
          <w:docPartUnique/>
        </w:docPartObj>
      </w:sdtPr>
      <w:sdtEndPr>
        <w:rPr>
          <w:b/>
          <w:bCs/>
          <w:noProof/>
        </w:rPr>
      </w:sdtEndPr>
      <w:sdtContent>
        <w:p w14:paraId="2881FC9B" w14:textId="09336FE0" w:rsidR="00157550" w:rsidRDefault="00157550">
          <w:pPr>
            <w:pStyle w:val="TOCHeading"/>
          </w:pPr>
          <w:r>
            <w:t>Contents</w:t>
          </w:r>
        </w:p>
        <w:p w14:paraId="6E34097C" w14:textId="351D52DA" w:rsidR="0099719C" w:rsidRDefault="00157550">
          <w:pPr>
            <w:pStyle w:val="TOC1"/>
            <w:tabs>
              <w:tab w:val="right" w:leader="dot" w:pos="9016"/>
            </w:tabs>
            <w:rPr>
              <w:noProof/>
            </w:rPr>
          </w:pPr>
          <w:r>
            <w:fldChar w:fldCharType="begin"/>
          </w:r>
          <w:r>
            <w:instrText xml:space="preserve"> TOC \o "1-3" \h \z \u </w:instrText>
          </w:r>
          <w:r>
            <w:fldChar w:fldCharType="separate"/>
          </w:r>
          <w:hyperlink w:anchor="_Toc38288943" w:history="1">
            <w:r w:rsidR="0099719C" w:rsidRPr="00782523">
              <w:rPr>
                <w:rStyle w:val="Hyperlink"/>
                <w:noProof/>
              </w:rPr>
              <w:t>Methods</w:t>
            </w:r>
            <w:r w:rsidR="0099719C">
              <w:rPr>
                <w:noProof/>
                <w:webHidden/>
              </w:rPr>
              <w:tab/>
            </w:r>
            <w:r w:rsidR="0099719C">
              <w:rPr>
                <w:noProof/>
                <w:webHidden/>
              </w:rPr>
              <w:fldChar w:fldCharType="begin"/>
            </w:r>
            <w:r w:rsidR="0099719C">
              <w:rPr>
                <w:noProof/>
                <w:webHidden/>
              </w:rPr>
              <w:instrText xml:space="preserve"> PAGEREF _Toc38288943 \h </w:instrText>
            </w:r>
            <w:r w:rsidR="0099719C">
              <w:rPr>
                <w:noProof/>
                <w:webHidden/>
              </w:rPr>
            </w:r>
            <w:r w:rsidR="0099719C">
              <w:rPr>
                <w:noProof/>
                <w:webHidden/>
              </w:rPr>
              <w:fldChar w:fldCharType="separate"/>
            </w:r>
            <w:r w:rsidR="0099719C">
              <w:rPr>
                <w:noProof/>
                <w:webHidden/>
              </w:rPr>
              <w:t>1</w:t>
            </w:r>
            <w:r w:rsidR="0099719C">
              <w:rPr>
                <w:noProof/>
                <w:webHidden/>
              </w:rPr>
              <w:fldChar w:fldCharType="end"/>
            </w:r>
          </w:hyperlink>
        </w:p>
        <w:p w14:paraId="5D5CC352" w14:textId="6C1A1197" w:rsidR="0099719C" w:rsidRDefault="00FC6FA6">
          <w:pPr>
            <w:pStyle w:val="TOC2"/>
            <w:tabs>
              <w:tab w:val="right" w:leader="dot" w:pos="9016"/>
            </w:tabs>
            <w:rPr>
              <w:noProof/>
            </w:rPr>
          </w:pPr>
          <w:hyperlink w:anchor="_Toc38288944" w:history="1">
            <w:r w:rsidR="0099719C" w:rsidRPr="00782523">
              <w:rPr>
                <w:rStyle w:val="Hyperlink"/>
                <w:noProof/>
              </w:rPr>
              <w:t>Data</w:t>
            </w:r>
            <w:r w:rsidR="0099719C">
              <w:rPr>
                <w:noProof/>
                <w:webHidden/>
              </w:rPr>
              <w:tab/>
            </w:r>
            <w:r w:rsidR="0099719C">
              <w:rPr>
                <w:noProof/>
                <w:webHidden/>
              </w:rPr>
              <w:fldChar w:fldCharType="begin"/>
            </w:r>
            <w:r w:rsidR="0099719C">
              <w:rPr>
                <w:noProof/>
                <w:webHidden/>
              </w:rPr>
              <w:instrText xml:space="preserve"> PAGEREF _Toc38288944 \h </w:instrText>
            </w:r>
            <w:r w:rsidR="0099719C">
              <w:rPr>
                <w:noProof/>
                <w:webHidden/>
              </w:rPr>
            </w:r>
            <w:r w:rsidR="0099719C">
              <w:rPr>
                <w:noProof/>
                <w:webHidden/>
              </w:rPr>
              <w:fldChar w:fldCharType="separate"/>
            </w:r>
            <w:r w:rsidR="0099719C">
              <w:rPr>
                <w:noProof/>
                <w:webHidden/>
              </w:rPr>
              <w:t>1</w:t>
            </w:r>
            <w:r w:rsidR="0099719C">
              <w:rPr>
                <w:noProof/>
                <w:webHidden/>
              </w:rPr>
              <w:fldChar w:fldCharType="end"/>
            </w:r>
          </w:hyperlink>
        </w:p>
        <w:p w14:paraId="4ABE0292" w14:textId="1825479B" w:rsidR="0099719C" w:rsidRDefault="00FC6FA6">
          <w:pPr>
            <w:pStyle w:val="TOC2"/>
            <w:tabs>
              <w:tab w:val="right" w:leader="dot" w:pos="9016"/>
            </w:tabs>
            <w:rPr>
              <w:noProof/>
            </w:rPr>
          </w:pPr>
          <w:hyperlink w:anchor="_Toc38288945" w:history="1">
            <w:r w:rsidR="0099719C" w:rsidRPr="00782523">
              <w:rPr>
                <w:rStyle w:val="Hyperlink"/>
                <w:noProof/>
              </w:rPr>
              <w:t>Processing mobility</w:t>
            </w:r>
            <w:r w:rsidR="0099719C">
              <w:rPr>
                <w:noProof/>
                <w:webHidden/>
              </w:rPr>
              <w:tab/>
            </w:r>
            <w:r w:rsidR="0099719C">
              <w:rPr>
                <w:noProof/>
                <w:webHidden/>
              </w:rPr>
              <w:fldChar w:fldCharType="begin"/>
            </w:r>
            <w:r w:rsidR="0099719C">
              <w:rPr>
                <w:noProof/>
                <w:webHidden/>
              </w:rPr>
              <w:instrText xml:space="preserve"> PAGEREF _Toc38288945 \h </w:instrText>
            </w:r>
            <w:r w:rsidR="0099719C">
              <w:rPr>
                <w:noProof/>
                <w:webHidden/>
              </w:rPr>
            </w:r>
            <w:r w:rsidR="0099719C">
              <w:rPr>
                <w:noProof/>
                <w:webHidden/>
              </w:rPr>
              <w:fldChar w:fldCharType="separate"/>
            </w:r>
            <w:r w:rsidR="0099719C">
              <w:rPr>
                <w:noProof/>
                <w:webHidden/>
              </w:rPr>
              <w:t>2</w:t>
            </w:r>
            <w:r w:rsidR="0099719C">
              <w:rPr>
                <w:noProof/>
                <w:webHidden/>
              </w:rPr>
              <w:fldChar w:fldCharType="end"/>
            </w:r>
          </w:hyperlink>
        </w:p>
        <w:p w14:paraId="76757673" w14:textId="1A8DC5F6" w:rsidR="0099719C" w:rsidRDefault="00FC6FA6">
          <w:pPr>
            <w:pStyle w:val="TOC2"/>
            <w:tabs>
              <w:tab w:val="right" w:leader="dot" w:pos="9016"/>
            </w:tabs>
            <w:rPr>
              <w:noProof/>
            </w:rPr>
          </w:pPr>
          <w:hyperlink w:anchor="_Toc38288946" w:history="1">
            <w:r w:rsidR="0099719C" w:rsidRPr="00782523">
              <w:rPr>
                <w:rStyle w:val="Hyperlink"/>
                <w:noProof/>
              </w:rPr>
              <w:t>Estimating transmissibility: baseline model</w:t>
            </w:r>
            <w:r w:rsidR="0099719C">
              <w:rPr>
                <w:noProof/>
                <w:webHidden/>
              </w:rPr>
              <w:tab/>
            </w:r>
            <w:r w:rsidR="0099719C">
              <w:rPr>
                <w:noProof/>
                <w:webHidden/>
              </w:rPr>
              <w:fldChar w:fldCharType="begin"/>
            </w:r>
            <w:r w:rsidR="0099719C">
              <w:rPr>
                <w:noProof/>
                <w:webHidden/>
              </w:rPr>
              <w:instrText xml:space="preserve"> PAGEREF _Toc38288946 \h </w:instrText>
            </w:r>
            <w:r w:rsidR="0099719C">
              <w:rPr>
                <w:noProof/>
                <w:webHidden/>
              </w:rPr>
            </w:r>
            <w:r w:rsidR="0099719C">
              <w:rPr>
                <w:noProof/>
                <w:webHidden/>
              </w:rPr>
              <w:fldChar w:fldCharType="separate"/>
            </w:r>
            <w:r w:rsidR="0099719C">
              <w:rPr>
                <w:noProof/>
                <w:webHidden/>
              </w:rPr>
              <w:t>2</w:t>
            </w:r>
            <w:r w:rsidR="0099719C">
              <w:rPr>
                <w:noProof/>
                <w:webHidden/>
              </w:rPr>
              <w:fldChar w:fldCharType="end"/>
            </w:r>
          </w:hyperlink>
        </w:p>
        <w:p w14:paraId="134E0AB3" w14:textId="4A947725" w:rsidR="0099719C" w:rsidRDefault="00FC6FA6">
          <w:pPr>
            <w:pStyle w:val="TOC3"/>
            <w:tabs>
              <w:tab w:val="right" w:leader="dot" w:pos="9016"/>
            </w:tabs>
            <w:rPr>
              <w:noProof/>
            </w:rPr>
          </w:pPr>
          <w:hyperlink w:anchor="_Toc38288947" w:history="1">
            <w:r w:rsidR="0099719C" w:rsidRPr="00782523">
              <w:rPr>
                <w:rStyle w:val="Hyperlink"/>
                <w:noProof/>
              </w:rPr>
              <w:t>Estimating the instantaneous reproduction number.</w:t>
            </w:r>
            <w:r w:rsidR="0099719C">
              <w:rPr>
                <w:noProof/>
                <w:webHidden/>
              </w:rPr>
              <w:tab/>
            </w:r>
            <w:r w:rsidR="0099719C">
              <w:rPr>
                <w:noProof/>
                <w:webHidden/>
              </w:rPr>
              <w:fldChar w:fldCharType="begin"/>
            </w:r>
            <w:r w:rsidR="0099719C">
              <w:rPr>
                <w:noProof/>
                <w:webHidden/>
              </w:rPr>
              <w:instrText xml:space="preserve"> PAGEREF _Toc38288947 \h </w:instrText>
            </w:r>
            <w:r w:rsidR="0099719C">
              <w:rPr>
                <w:noProof/>
                <w:webHidden/>
              </w:rPr>
            </w:r>
            <w:r w:rsidR="0099719C">
              <w:rPr>
                <w:noProof/>
                <w:webHidden/>
              </w:rPr>
              <w:fldChar w:fldCharType="separate"/>
            </w:r>
            <w:r w:rsidR="0099719C">
              <w:rPr>
                <w:noProof/>
                <w:webHidden/>
              </w:rPr>
              <w:t>2</w:t>
            </w:r>
            <w:r w:rsidR="0099719C">
              <w:rPr>
                <w:noProof/>
                <w:webHidden/>
              </w:rPr>
              <w:fldChar w:fldCharType="end"/>
            </w:r>
          </w:hyperlink>
        </w:p>
        <w:p w14:paraId="33FD1E50" w14:textId="4D34FD15" w:rsidR="0099719C" w:rsidRDefault="00FC6FA6">
          <w:pPr>
            <w:pStyle w:val="TOC2"/>
            <w:tabs>
              <w:tab w:val="right" w:leader="dot" w:pos="9016"/>
            </w:tabs>
            <w:rPr>
              <w:noProof/>
            </w:rPr>
          </w:pPr>
          <w:hyperlink w:anchor="_Toc38288948" w:history="1">
            <w:r w:rsidR="0099719C" w:rsidRPr="00782523">
              <w:rPr>
                <w:rStyle w:val="Hyperlink"/>
                <w:noProof/>
              </w:rPr>
              <w:t>Estimating transmissibility using mobility: full model</w:t>
            </w:r>
            <w:r w:rsidR="0099719C">
              <w:rPr>
                <w:noProof/>
                <w:webHidden/>
              </w:rPr>
              <w:tab/>
            </w:r>
            <w:r w:rsidR="0099719C">
              <w:rPr>
                <w:noProof/>
                <w:webHidden/>
              </w:rPr>
              <w:fldChar w:fldCharType="begin"/>
            </w:r>
            <w:r w:rsidR="0099719C">
              <w:rPr>
                <w:noProof/>
                <w:webHidden/>
              </w:rPr>
              <w:instrText xml:space="preserve"> PAGEREF _Toc38288948 \h </w:instrText>
            </w:r>
            <w:r w:rsidR="0099719C">
              <w:rPr>
                <w:noProof/>
                <w:webHidden/>
              </w:rPr>
            </w:r>
            <w:r w:rsidR="0099719C">
              <w:rPr>
                <w:noProof/>
                <w:webHidden/>
              </w:rPr>
              <w:fldChar w:fldCharType="separate"/>
            </w:r>
            <w:r w:rsidR="0099719C">
              <w:rPr>
                <w:noProof/>
                <w:webHidden/>
              </w:rPr>
              <w:t>2</w:t>
            </w:r>
            <w:r w:rsidR="0099719C">
              <w:rPr>
                <w:noProof/>
                <w:webHidden/>
              </w:rPr>
              <w:fldChar w:fldCharType="end"/>
            </w:r>
          </w:hyperlink>
        </w:p>
        <w:p w14:paraId="1080C020" w14:textId="23D1493A" w:rsidR="0099719C" w:rsidRDefault="00FC6FA6">
          <w:pPr>
            <w:pStyle w:val="TOC2"/>
            <w:tabs>
              <w:tab w:val="right" w:leader="dot" w:pos="9016"/>
            </w:tabs>
            <w:rPr>
              <w:noProof/>
            </w:rPr>
          </w:pPr>
          <w:hyperlink w:anchor="_Toc38288949" w:history="1">
            <w:r w:rsidR="0099719C" w:rsidRPr="00782523">
              <w:rPr>
                <w:rStyle w:val="Hyperlink"/>
                <w:noProof/>
              </w:rPr>
              <w:t>Comparing output of both model</w:t>
            </w:r>
            <w:r w:rsidR="0099719C">
              <w:rPr>
                <w:noProof/>
                <w:webHidden/>
              </w:rPr>
              <w:tab/>
            </w:r>
            <w:r w:rsidR="0099719C">
              <w:rPr>
                <w:noProof/>
                <w:webHidden/>
              </w:rPr>
              <w:fldChar w:fldCharType="begin"/>
            </w:r>
            <w:r w:rsidR="0099719C">
              <w:rPr>
                <w:noProof/>
                <w:webHidden/>
              </w:rPr>
              <w:instrText xml:space="preserve"> PAGEREF _Toc38288949 \h </w:instrText>
            </w:r>
            <w:r w:rsidR="0099719C">
              <w:rPr>
                <w:noProof/>
                <w:webHidden/>
              </w:rPr>
            </w:r>
            <w:r w:rsidR="0099719C">
              <w:rPr>
                <w:noProof/>
                <w:webHidden/>
              </w:rPr>
              <w:fldChar w:fldCharType="separate"/>
            </w:r>
            <w:r w:rsidR="0099719C">
              <w:rPr>
                <w:noProof/>
                <w:webHidden/>
              </w:rPr>
              <w:t>3</w:t>
            </w:r>
            <w:r w:rsidR="0099719C">
              <w:rPr>
                <w:noProof/>
                <w:webHidden/>
              </w:rPr>
              <w:fldChar w:fldCharType="end"/>
            </w:r>
          </w:hyperlink>
        </w:p>
        <w:p w14:paraId="36575608" w14:textId="7DB7C95D" w:rsidR="0099719C" w:rsidRDefault="00FC6FA6">
          <w:pPr>
            <w:pStyle w:val="TOC2"/>
            <w:tabs>
              <w:tab w:val="right" w:leader="dot" w:pos="9016"/>
            </w:tabs>
            <w:rPr>
              <w:noProof/>
            </w:rPr>
          </w:pPr>
          <w:hyperlink w:anchor="_Toc38288950" w:history="1">
            <w:r w:rsidR="0099719C" w:rsidRPr="00782523">
              <w:rPr>
                <w:rStyle w:val="Hyperlink"/>
                <w:noProof/>
              </w:rPr>
              <w:t>Using the full model to produce short-term forecast and longer-term scenario modelling</w:t>
            </w:r>
            <w:r w:rsidR="0099719C">
              <w:rPr>
                <w:noProof/>
                <w:webHidden/>
              </w:rPr>
              <w:tab/>
            </w:r>
            <w:r w:rsidR="0099719C">
              <w:rPr>
                <w:noProof/>
                <w:webHidden/>
              </w:rPr>
              <w:fldChar w:fldCharType="begin"/>
            </w:r>
            <w:r w:rsidR="0099719C">
              <w:rPr>
                <w:noProof/>
                <w:webHidden/>
              </w:rPr>
              <w:instrText xml:space="preserve"> PAGEREF _Toc38288950 \h </w:instrText>
            </w:r>
            <w:r w:rsidR="0099719C">
              <w:rPr>
                <w:noProof/>
                <w:webHidden/>
              </w:rPr>
            </w:r>
            <w:r w:rsidR="0099719C">
              <w:rPr>
                <w:noProof/>
                <w:webHidden/>
              </w:rPr>
              <w:fldChar w:fldCharType="separate"/>
            </w:r>
            <w:r w:rsidR="0099719C">
              <w:rPr>
                <w:noProof/>
                <w:webHidden/>
              </w:rPr>
              <w:t>4</w:t>
            </w:r>
            <w:r w:rsidR="0099719C">
              <w:rPr>
                <w:noProof/>
                <w:webHidden/>
              </w:rPr>
              <w:fldChar w:fldCharType="end"/>
            </w:r>
          </w:hyperlink>
        </w:p>
        <w:p w14:paraId="4F8C328B" w14:textId="3DAE5484" w:rsidR="0099719C" w:rsidRDefault="00FC6FA6">
          <w:pPr>
            <w:pStyle w:val="TOC3"/>
            <w:tabs>
              <w:tab w:val="right" w:leader="dot" w:pos="9016"/>
            </w:tabs>
            <w:rPr>
              <w:noProof/>
            </w:rPr>
          </w:pPr>
          <w:hyperlink w:anchor="_Toc38288951" w:history="1">
            <w:r w:rsidR="0099719C" w:rsidRPr="00782523">
              <w:rPr>
                <w:rStyle w:val="Hyperlink"/>
                <w:noProof/>
              </w:rPr>
              <w:t>Short-term forecasts</w:t>
            </w:r>
            <w:r w:rsidR="0099719C">
              <w:rPr>
                <w:noProof/>
                <w:webHidden/>
              </w:rPr>
              <w:tab/>
            </w:r>
            <w:r w:rsidR="0099719C">
              <w:rPr>
                <w:noProof/>
                <w:webHidden/>
              </w:rPr>
              <w:fldChar w:fldCharType="begin"/>
            </w:r>
            <w:r w:rsidR="0099719C">
              <w:rPr>
                <w:noProof/>
                <w:webHidden/>
              </w:rPr>
              <w:instrText xml:space="preserve"> PAGEREF _Toc38288951 \h </w:instrText>
            </w:r>
            <w:r w:rsidR="0099719C">
              <w:rPr>
                <w:noProof/>
                <w:webHidden/>
              </w:rPr>
            </w:r>
            <w:r w:rsidR="0099719C">
              <w:rPr>
                <w:noProof/>
                <w:webHidden/>
              </w:rPr>
              <w:fldChar w:fldCharType="separate"/>
            </w:r>
            <w:r w:rsidR="0099719C">
              <w:rPr>
                <w:noProof/>
                <w:webHidden/>
              </w:rPr>
              <w:t>4</w:t>
            </w:r>
            <w:r w:rsidR="0099719C">
              <w:rPr>
                <w:noProof/>
                <w:webHidden/>
              </w:rPr>
              <w:fldChar w:fldCharType="end"/>
            </w:r>
          </w:hyperlink>
        </w:p>
        <w:p w14:paraId="507BDCD5" w14:textId="77CD2034" w:rsidR="0099719C" w:rsidRDefault="00FC6FA6">
          <w:pPr>
            <w:pStyle w:val="TOC1"/>
            <w:tabs>
              <w:tab w:val="right" w:leader="dot" w:pos="9016"/>
            </w:tabs>
            <w:rPr>
              <w:noProof/>
            </w:rPr>
          </w:pPr>
          <w:hyperlink w:anchor="_Toc38288952" w:history="1">
            <w:r w:rsidR="0099719C" w:rsidRPr="00782523">
              <w:rPr>
                <w:rStyle w:val="Hyperlink"/>
                <w:noProof/>
              </w:rPr>
              <w:t>Results</w:t>
            </w:r>
            <w:r w:rsidR="0099719C">
              <w:rPr>
                <w:noProof/>
                <w:webHidden/>
              </w:rPr>
              <w:tab/>
            </w:r>
            <w:r w:rsidR="0099719C">
              <w:rPr>
                <w:noProof/>
                <w:webHidden/>
              </w:rPr>
              <w:fldChar w:fldCharType="begin"/>
            </w:r>
            <w:r w:rsidR="0099719C">
              <w:rPr>
                <w:noProof/>
                <w:webHidden/>
              </w:rPr>
              <w:instrText xml:space="preserve"> PAGEREF _Toc38288952 \h </w:instrText>
            </w:r>
            <w:r w:rsidR="0099719C">
              <w:rPr>
                <w:noProof/>
                <w:webHidden/>
              </w:rPr>
            </w:r>
            <w:r w:rsidR="0099719C">
              <w:rPr>
                <w:noProof/>
                <w:webHidden/>
              </w:rPr>
              <w:fldChar w:fldCharType="separate"/>
            </w:r>
            <w:r w:rsidR="0099719C">
              <w:rPr>
                <w:noProof/>
                <w:webHidden/>
              </w:rPr>
              <w:t>5</w:t>
            </w:r>
            <w:r w:rsidR="0099719C">
              <w:rPr>
                <w:noProof/>
                <w:webHidden/>
              </w:rPr>
              <w:fldChar w:fldCharType="end"/>
            </w:r>
          </w:hyperlink>
        </w:p>
        <w:p w14:paraId="3AD3A528" w14:textId="236AB5D1" w:rsidR="0099719C" w:rsidRDefault="00FC6FA6">
          <w:pPr>
            <w:pStyle w:val="TOC2"/>
            <w:tabs>
              <w:tab w:val="right" w:leader="dot" w:pos="9016"/>
            </w:tabs>
            <w:rPr>
              <w:noProof/>
            </w:rPr>
          </w:pPr>
          <w:hyperlink w:anchor="_Toc38288953" w:history="1">
            <w:r w:rsidR="0099719C" w:rsidRPr="00782523">
              <w:rPr>
                <w:rStyle w:val="Hyperlink"/>
                <w:noProof/>
              </w:rPr>
              <w:t>Main analysis</w:t>
            </w:r>
            <w:r w:rsidR="0099719C">
              <w:rPr>
                <w:noProof/>
                <w:webHidden/>
              </w:rPr>
              <w:tab/>
            </w:r>
            <w:r w:rsidR="0099719C">
              <w:rPr>
                <w:noProof/>
                <w:webHidden/>
              </w:rPr>
              <w:fldChar w:fldCharType="begin"/>
            </w:r>
            <w:r w:rsidR="0099719C">
              <w:rPr>
                <w:noProof/>
                <w:webHidden/>
              </w:rPr>
              <w:instrText xml:space="preserve"> PAGEREF _Toc38288953 \h </w:instrText>
            </w:r>
            <w:r w:rsidR="0099719C">
              <w:rPr>
                <w:noProof/>
                <w:webHidden/>
              </w:rPr>
            </w:r>
            <w:r w:rsidR="0099719C">
              <w:rPr>
                <w:noProof/>
                <w:webHidden/>
              </w:rPr>
              <w:fldChar w:fldCharType="separate"/>
            </w:r>
            <w:r w:rsidR="0099719C">
              <w:rPr>
                <w:noProof/>
                <w:webHidden/>
              </w:rPr>
              <w:t>5</w:t>
            </w:r>
            <w:r w:rsidR="0099719C">
              <w:rPr>
                <w:noProof/>
                <w:webHidden/>
              </w:rPr>
              <w:fldChar w:fldCharType="end"/>
            </w:r>
          </w:hyperlink>
        </w:p>
        <w:p w14:paraId="6473B7D6" w14:textId="3E8732D9" w:rsidR="0099719C" w:rsidRDefault="00FC6FA6">
          <w:pPr>
            <w:pStyle w:val="TOC2"/>
            <w:tabs>
              <w:tab w:val="right" w:leader="dot" w:pos="9016"/>
            </w:tabs>
            <w:rPr>
              <w:noProof/>
            </w:rPr>
          </w:pPr>
          <w:hyperlink w:anchor="_Toc38288954" w:history="1">
            <w:r w:rsidR="0099719C" w:rsidRPr="00782523">
              <w:rPr>
                <w:rStyle w:val="Hyperlink"/>
                <w:noProof/>
              </w:rPr>
              <w:t>Forecast</w:t>
            </w:r>
            <w:r w:rsidR="0099719C">
              <w:rPr>
                <w:noProof/>
                <w:webHidden/>
              </w:rPr>
              <w:tab/>
            </w:r>
            <w:r w:rsidR="0099719C">
              <w:rPr>
                <w:noProof/>
                <w:webHidden/>
              </w:rPr>
              <w:fldChar w:fldCharType="begin"/>
            </w:r>
            <w:r w:rsidR="0099719C">
              <w:rPr>
                <w:noProof/>
                <w:webHidden/>
              </w:rPr>
              <w:instrText xml:space="preserve"> PAGEREF _Toc38288954 \h </w:instrText>
            </w:r>
            <w:r w:rsidR="0099719C">
              <w:rPr>
                <w:noProof/>
                <w:webHidden/>
              </w:rPr>
            </w:r>
            <w:r w:rsidR="0099719C">
              <w:rPr>
                <w:noProof/>
                <w:webHidden/>
              </w:rPr>
              <w:fldChar w:fldCharType="separate"/>
            </w:r>
            <w:r w:rsidR="0099719C">
              <w:rPr>
                <w:noProof/>
                <w:webHidden/>
              </w:rPr>
              <w:t>5</w:t>
            </w:r>
            <w:r w:rsidR="0099719C">
              <w:rPr>
                <w:noProof/>
                <w:webHidden/>
              </w:rPr>
              <w:fldChar w:fldCharType="end"/>
            </w:r>
          </w:hyperlink>
        </w:p>
        <w:p w14:paraId="46607172" w14:textId="543D3A87" w:rsidR="0099719C" w:rsidRDefault="00FC6FA6">
          <w:pPr>
            <w:pStyle w:val="TOC2"/>
            <w:tabs>
              <w:tab w:val="right" w:leader="dot" w:pos="9016"/>
            </w:tabs>
            <w:rPr>
              <w:noProof/>
            </w:rPr>
          </w:pPr>
          <w:hyperlink w:anchor="_Toc38288955" w:history="1">
            <w:r w:rsidR="0099719C" w:rsidRPr="00782523">
              <w:rPr>
                <w:rStyle w:val="Hyperlink"/>
                <w:noProof/>
              </w:rPr>
              <w:t>Threshold for mobility per country</w:t>
            </w:r>
            <w:r w:rsidR="0099719C">
              <w:rPr>
                <w:noProof/>
                <w:webHidden/>
              </w:rPr>
              <w:tab/>
            </w:r>
            <w:r w:rsidR="0099719C">
              <w:rPr>
                <w:noProof/>
                <w:webHidden/>
              </w:rPr>
              <w:fldChar w:fldCharType="begin"/>
            </w:r>
            <w:r w:rsidR="0099719C">
              <w:rPr>
                <w:noProof/>
                <w:webHidden/>
              </w:rPr>
              <w:instrText xml:space="preserve"> PAGEREF _Toc38288955 \h </w:instrText>
            </w:r>
            <w:r w:rsidR="0099719C">
              <w:rPr>
                <w:noProof/>
                <w:webHidden/>
              </w:rPr>
            </w:r>
            <w:r w:rsidR="0099719C">
              <w:rPr>
                <w:noProof/>
                <w:webHidden/>
              </w:rPr>
              <w:fldChar w:fldCharType="separate"/>
            </w:r>
            <w:r w:rsidR="0099719C">
              <w:rPr>
                <w:noProof/>
                <w:webHidden/>
              </w:rPr>
              <w:t>6</w:t>
            </w:r>
            <w:r w:rsidR="0099719C">
              <w:rPr>
                <w:noProof/>
                <w:webHidden/>
              </w:rPr>
              <w:fldChar w:fldCharType="end"/>
            </w:r>
          </w:hyperlink>
        </w:p>
        <w:p w14:paraId="7CED010C" w14:textId="51CBD755" w:rsidR="0099719C" w:rsidRDefault="00FC6FA6">
          <w:pPr>
            <w:pStyle w:val="TOC1"/>
            <w:tabs>
              <w:tab w:val="right" w:leader="dot" w:pos="9016"/>
            </w:tabs>
            <w:rPr>
              <w:noProof/>
            </w:rPr>
          </w:pPr>
          <w:hyperlink w:anchor="_Toc38288956" w:history="1">
            <w:r w:rsidR="0099719C" w:rsidRPr="00782523">
              <w:rPr>
                <w:rStyle w:val="Hyperlink"/>
                <w:noProof/>
              </w:rPr>
              <w:t>Discussion</w:t>
            </w:r>
            <w:r w:rsidR="0099719C">
              <w:rPr>
                <w:noProof/>
                <w:webHidden/>
              </w:rPr>
              <w:tab/>
            </w:r>
            <w:r w:rsidR="0099719C">
              <w:rPr>
                <w:noProof/>
                <w:webHidden/>
              </w:rPr>
              <w:fldChar w:fldCharType="begin"/>
            </w:r>
            <w:r w:rsidR="0099719C">
              <w:rPr>
                <w:noProof/>
                <w:webHidden/>
              </w:rPr>
              <w:instrText xml:space="preserve"> PAGEREF _Toc38288956 \h </w:instrText>
            </w:r>
            <w:r w:rsidR="0099719C">
              <w:rPr>
                <w:noProof/>
                <w:webHidden/>
              </w:rPr>
            </w:r>
            <w:r w:rsidR="0099719C">
              <w:rPr>
                <w:noProof/>
                <w:webHidden/>
              </w:rPr>
              <w:fldChar w:fldCharType="separate"/>
            </w:r>
            <w:r w:rsidR="0099719C">
              <w:rPr>
                <w:noProof/>
                <w:webHidden/>
              </w:rPr>
              <w:t>7</w:t>
            </w:r>
            <w:r w:rsidR="0099719C">
              <w:rPr>
                <w:noProof/>
                <w:webHidden/>
              </w:rPr>
              <w:fldChar w:fldCharType="end"/>
            </w:r>
          </w:hyperlink>
        </w:p>
        <w:p w14:paraId="2B4E1303" w14:textId="0588C02B" w:rsidR="0099719C" w:rsidRDefault="00FC6FA6">
          <w:pPr>
            <w:pStyle w:val="TOC1"/>
            <w:tabs>
              <w:tab w:val="right" w:leader="dot" w:pos="9016"/>
            </w:tabs>
            <w:rPr>
              <w:noProof/>
            </w:rPr>
          </w:pPr>
          <w:hyperlink w:anchor="_Toc38288957" w:history="1">
            <w:r w:rsidR="0099719C" w:rsidRPr="00782523">
              <w:rPr>
                <w:rStyle w:val="Hyperlink"/>
                <w:noProof/>
              </w:rPr>
              <w:t>SI</w:t>
            </w:r>
            <w:r w:rsidR="0099719C">
              <w:rPr>
                <w:noProof/>
                <w:webHidden/>
              </w:rPr>
              <w:tab/>
            </w:r>
            <w:r w:rsidR="0099719C">
              <w:rPr>
                <w:noProof/>
                <w:webHidden/>
              </w:rPr>
              <w:fldChar w:fldCharType="begin"/>
            </w:r>
            <w:r w:rsidR="0099719C">
              <w:rPr>
                <w:noProof/>
                <w:webHidden/>
              </w:rPr>
              <w:instrText xml:space="preserve"> PAGEREF _Toc38288957 \h </w:instrText>
            </w:r>
            <w:r w:rsidR="0099719C">
              <w:rPr>
                <w:noProof/>
                <w:webHidden/>
              </w:rPr>
            </w:r>
            <w:r w:rsidR="0099719C">
              <w:rPr>
                <w:noProof/>
                <w:webHidden/>
              </w:rPr>
              <w:fldChar w:fldCharType="separate"/>
            </w:r>
            <w:r w:rsidR="0099719C">
              <w:rPr>
                <w:noProof/>
                <w:webHidden/>
              </w:rPr>
              <w:t>8</w:t>
            </w:r>
            <w:r w:rsidR="0099719C">
              <w:rPr>
                <w:noProof/>
                <w:webHidden/>
              </w:rPr>
              <w:fldChar w:fldCharType="end"/>
            </w:r>
          </w:hyperlink>
        </w:p>
        <w:p w14:paraId="6D3C120F" w14:textId="4D580A5F" w:rsidR="0099719C" w:rsidRDefault="00FC6FA6">
          <w:pPr>
            <w:pStyle w:val="TOC2"/>
            <w:tabs>
              <w:tab w:val="right" w:leader="dot" w:pos="9016"/>
            </w:tabs>
            <w:rPr>
              <w:noProof/>
            </w:rPr>
          </w:pPr>
          <w:hyperlink w:anchor="_Toc38288958" w:history="1">
            <w:r w:rsidR="0099719C" w:rsidRPr="00782523">
              <w:rPr>
                <w:rStyle w:val="Hyperlink"/>
                <w:noProof/>
              </w:rPr>
              <w:t>Main analysis per country</w:t>
            </w:r>
            <w:r w:rsidR="0099719C">
              <w:rPr>
                <w:noProof/>
                <w:webHidden/>
              </w:rPr>
              <w:tab/>
            </w:r>
            <w:r w:rsidR="0099719C">
              <w:rPr>
                <w:noProof/>
                <w:webHidden/>
              </w:rPr>
              <w:fldChar w:fldCharType="begin"/>
            </w:r>
            <w:r w:rsidR="0099719C">
              <w:rPr>
                <w:noProof/>
                <w:webHidden/>
              </w:rPr>
              <w:instrText xml:space="preserve"> PAGEREF _Toc38288958 \h </w:instrText>
            </w:r>
            <w:r w:rsidR="0099719C">
              <w:rPr>
                <w:noProof/>
                <w:webHidden/>
              </w:rPr>
            </w:r>
            <w:r w:rsidR="0099719C">
              <w:rPr>
                <w:noProof/>
                <w:webHidden/>
              </w:rPr>
              <w:fldChar w:fldCharType="separate"/>
            </w:r>
            <w:r w:rsidR="0099719C">
              <w:rPr>
                <w:noProof/>
                <w:webHidden/>
              </w:rPr>
              <w:t>8</w:t>
            </w:r>
            <w:r w:rsidR="0099719C">
              <w:rPr>
                <w:noProof/>
                <w:webHidden/>
              </w:rPr>
              <w:fldChar w:fldCharType="end"/>
            </w:r>
          </w:hyperlink>
        </w:p>
        <w:p w14:paraId="348DBD97" w14:textId="3D7ECDD6" w:rsidR="0099719C" w:rsidRDefault="00FC6FA6">
          <w:pPr>
            <w:pStyle w:val="TOC2"/>
            <w:tabs>
              <w:tab w:val="right" w:leader="dot" w:pos="9016"/>
            </w:tabs>
            <w:rPr>
              <w:noProof/>
            </w:rPr>
          </w:pPr>
          <w:hyperlink w:anchor="_Toc38288959" w:history="1">
            <w:r w:rsidR="0099719C" w:rsidRPr="00782523">
              <w:rPr>
                <w:rStyle w:val="Hyperlink"/>
                <w:noProof/>
              </w:rPr>
              <w:t>Short term forecasts</w:t>
            </w:r>
            <w:r w:rsidR="0099719C">
              <w:rPr>
                <w:noProof/>
                <w:webHidden/>
              </w:rPr>
              <w:tab/>
            </w:r>
            <w:r w:rsidR="0099719C">
              <w:rPr>
                <w:noProof/>
                <w:webHidden/>
              </w:rPr>
              <w:fldChar w:fldCharType="begin"/>
            </w:r>
            <w:r w:rsidR="0099719C">
              <w:rPr>
                <w:noProof/>
                <w:webHidden/>
              </w:rPr>
              <w:instrText xml:space="preserve"> PAGEREF _Toc38288959 \h </w:instrText>
            </w:r>
            <w:r w:rsidR="0099719C">
              <w:rPr>
                <w:noProof/>
                <w:webHidden/>
              </w:rPr>
            </w:r>
            <w:r w:rsidR="0099719C">
              <w:rPr>
                <w:noProof/>
                <w:webHidden/>
              </w:rPr>
              <w:fldChar w:fldCharType="separate"/>
            </w:r>
            <w:r w:rsidR="0099719C">
              <w:rPr>
                <w:noProof/>
                <w:webHidden/>
              </w:rPr>
              <w:t>23</w:t>
            </w:r>
            <w:r w:rsidR="0099719C">
              <w:rPr>
                <w:noProof/>
                <w:webHidden/>
              </w:rPr>
              <w:fldChar w:fldCharType="end"/>
            </w:r>
          </w:hyperlink>
        </w:p>
        <w:p w14:paraId="3CAF1250" w14:textId="19C99B42" w:rsidR="0099719C" w:rsidRDefault="00FC6FA6">
          <w:pPr>
            <w:pStyle w:val="TOC2"/>
            <w:tabs>
              <w:tab w:val="right" w:leader="dot" w:pos="9016"/>
            </w:tabs>
            <w:rPr>
              <w:noProof/>
            </w:rPr>
          </w:pPr>
          <w:hyperlink w:anchor="_Toc38288960" w:history="1">
            <w:r w:rsidR="0099719C" w:rsidRPr="00782523">
              <w:rPr>
                <w:rStyle w:val="Hyperlink"/>
                <w:noProof/>
              </w:rPr>
              <w:t>Long term forecasts scenario 1</w:t>
            </w:r>
            <w:r w:rsidR="0099719C">
              <w:rPr>
                <w:noProof/>
                <w:webHidden/>
              </w:rPr>
              <w:tab/>
            </w:r>
            <w:r w:rsidR="0099719C">
              <w:rPr>
                <w:noProof/>
                <w:webHidden/>
              </w:rPr>
              <w:fldChar w:fldCharType="begin"/>
            </w:r>
            <w:r w:rsidR="0099719C">
              <w:rPr>
                <w:noProof/>
                <w:webHidden/>
              </w:rPr>
              <w:instrText xml:space="preserve"> PAGEREF _Toc38288960 \h </w:instrText>
            </w:r>
            <w:r w:rsidR="0099719C">
              <w:rPr>
                <w:noProof/>
                <w:webHidden/>
              </w:rPr>
            </w:r>
            <w:r w:rsidR="0099719C">
              <w:rPr>
                <w:noProof/>
                <w:webHidden/>
              </w:rPr>
              <w:fldChar w:fldCharType="separate"/>
            </w:r>
            <w:r w:rsidR="0099719C">
              <w:rPr>
                <w:noProof/>
                <w:webHidden/>
              </w:rPr>
              <w:t>24</w:t>
            </w:r>
            <w:r w:rsidR="0099719C">
              <w:rPr>
                <w:noProof/>
                <w:webHidden/>
              </w:rPr>
              <w:fldChar w:fldCharType="end"/>
            </w:r>
          </w:hyperlink>
        </w:p>
        <w:p w14:paraId="235E5357" w14:textId="456188EB" w:rsidR="0099719C" w:rsidRDefault="00FC6FA6">
          <w:pPr>
            <w:pStyle w:val="TOC2"/>
            <w:tabs>
              <w:tab w:val="right" w:leader="dot" w:pos="9016"/>
            </w:tabs>
            <w:rPr>
              <w:noProof/>
            </w:rPr>
          </w:pPr>
          <w:hyperlink w:anchor="_Toc38288961" w:history="1">
            <w:r w:rsidR="0099719C" w:rsidRPr="00782523">
              <w:rPr>
                <w:rStyle w:val="Hyperlink"/>
                <w:noProof/>
              </w:rPr>
              <w:t>Long term forecasts scenario 2</w:t>
            </w:r>
            <w:r w:rsidR="0099719C">
              <w:rPr>
                <w:noProof/>
                <w:webHidden/>
              </w:rPr>
              <w:tab/>
            </w:r>
            <w:r w:rsidR="0099719C">
              <w:rPr>
                <w:noProof/>
                <w:webHidden/>
              </w:rPr>
              <w:fldChar w:fldCharType="begin"/>
            </w:r>
            <w:r w:rsidR="0099719C">
              <w:rPr>
                <w:noProof/>
                <w:webHidden/>
              </w:rPr>
              <w:instrText xml:space="preserve"> PAGEREF _Toc38288961 \h </w:instrText>
            </w:r>
            <w:r w:rsidR="0099719C">
              <w:rPr>
                <w:noProof/>
                <w:webHidden/>
              </w:rPr>
            </w:r>
            <w:r w:rsidR="0099719C">
              <w:rPr>
                <w:noProof/>
                <w:webHidden/>
              </w:rPr>
              <w:fldChar w:fldCharType="separate"/>
            </w:r>
            <w:r w:rsidR="0099719C">
              <w:rPr>
                <w:noProof/>
                <w:webHidden/>
              </w:rPr>
              <w:t>25</w:t>
            </w:r>
            <w:r w:rsidR="0099719C">
              <w:rPr>
                <w:noProof/>
                <w:webHidden/>
              </w:rPr>
              <w:fldChar w:fldCharType="end"/>
            </w:r>
          </w:hyperlink>
        </w:p>
        <w:p w14:paraId="74B006FF" w14:textId="14C5A907" w:rsidR="0099719C" w:rsidRDefault="00FC6FA6">
          <w:pPr>
            <w:pStyle w:val="TOC2"/>
            <w:tabs>
              <w:tab w:val="right" w:leader="dot" w:pos="9016"/>
            </w:tabs>
            <w:rPr>
              <w:noProof/>
            </w:rPr>
          </w:pPr>
          <w:hyperlink w:anchor="_Toc38288962" w:history="1">
            <w:r w:rsidR="0099719C" w:rsidRPr="00782523">
              <w:rPr>
                <w:rStyle w:val="Hyperlink"/>
                <w:noProof/>
              </w:rPr>
              <w:t>Additional info for inference</w:t>
            </w:r>
            <w:r w:rsidR="0099719C">
              <w:rPr>
                <w:noProof/>
                <w:webHidden/>
              </w:rPr>
              <w:tab/>
            </w:r>
            <w:r w:rsidR="0099719C">
              <w:rPr>
                <w:noProof/>
                <w:webHidden/>
              </w:rPr>
              <w:fldChar w:fldCharType="begin"/>
            </w:r>
            <w:r w:rsidR="0099719C">
              <w:rPr>
                <w:noProof/>
                <w:webHidden/>
              </w:rPr>
              <w:instrText xml:space="preserve"> PAGEREF _Toc38288962 \h </w:instrText>
            </w:r>
            <w:r w:rsidR="0099719C">
              <w:rPr>
                <w:noProof/>
                <w:webHidden/>
              </w:rPr>
            </w:r>
            <w:r w:rsidR="0099719C">
              <w:rPr>
                <w:noProof/>
                <w:webHidden/>
              </w:rPr>
              <w:fldChar w:fldCharType="separate"/>
            </w:r>
            <w:r w:rsidR="0099719C">
              <w:rPr>
                <w:noProof/>
                <w:webHidden/>
              </w:rPr>
              <w:t>26</w:t>
            </w:r>
            <w:r w:rsidR="0099719C">
              <w:rPr>
                <w:noProof/>
                <w:webHidden/>
              </w:rPr>
              <w:fldChar w:fldCharType="end"/>
            </w:r>
          </w:hyperlink>
        </w:p>
        <w:p w14:paraId="1DC49223" w14:textId="0C427FF8" w:rsidR="00157550" w:rsidRDefault="00157550">
          <w:r>
            <w:rPr>
              <w:b/>
              <w:bCs/>
              <w:noProof/>
            </w:rPr>
            <w:fldChar w:fldCharType="end"/>
          </w:r>
        </w:p>
      </w:sdtContent>
    </w:sdt>
    <w:p w14:paraId="1002FE7D" w14:textId="5DE9C42B" w:rsidR="00157550" w:rsidRDefault="00157550"/>
    <w:p w14:paraId="6C179FC0" w14:textId="61588BCC" w:rsidR="00157550" w:rsidRDefault="00157550"/>
    <w:p w14:paraId="1CF8057A" w14:textId="7DF23F3D" w:rsidR="0099719C" w:rsidRDefault="0099719C">
      <w:r>
        <w:br w:type="page"/>
      </w:r>
    </w:p>
    <w:p w14:paraId="51711539" w14:textId="77777777" w:rsidR="00157550" w:rsidRDefault="00157550"/>
    <w:p w14:paraId="3AF4FCC0" w14:textId="77777777" w:rsidR="007B5C9E" w:rsidRPr="000053AA" w:rsidRDefault="007B5C9E" w:rsidP="00157550">
      <w:pPr>
        <w:pStyle w:val="Heading1"/>
      </w:pPr>
      <w:bookmarkStart w:id="1" w:name="_Toc38288943"/>
      <w:r w:rsidRPr="000053AA">
        <w:t>Methods</w:t>
      </w:r>
      <w:bookmarkEnd w:id="1"/>
    </w:p>
    <w:p w14:paraId="63912CA3" w14:textId="77777777" w:rsidR="007B5C9E" w:rsidRPr="000053AA" w:rsidRDefault="007B5C9E" w:rsidP="00157550">
      <w:pPr>
        <w:pStyle w:val="Heading2"/>
      </w:pPr>
      <w:bookmarkStart w:id="2" w:name="_Toc38288944"/>
      <w:r w:rsidRPr="000053AA">
        <w:t>Data</w:t>
      </w:r>
      <w:bookmarkEnd w:id="2"/>
    </w:p>
    <w:p w14:paraId="536A4FB7" w14:textId="321EE58D" w:rsidR="007B5C9E" w:rsidRDefault="007B5C9E">
      <w:del w:id="3" w:author="Christl Donnelly" w:date="2020-04-20T16:07:00Z">
        <w:r w:rsidDel="00FC6FA6">
          <w:delText>Count of</w:delText>
        </w:r>
      </w:del>
      <w:ins w:id="4" w:author="Christl Donnelly" w:date="2020-04-20T16:07:00Z">
        <w:r w:rsidR="00FC6FA6">
          <w:t>Data on the</w:t>
        </w:r>
      </w:ins>
      <w:r>
        <w:t xml:space="preserve"> deaths </w:t>
      </w:r>
      <w:del w:id="5" w:author="Christl Donnelly" w:date="2020-04-20T16:07:00Z">
        <w:r w:rsidDel="00FC6FA6">
          <w:delText>for every countries</w:delText>
        </w:r>
      </w:del>
      <w:ins w:id="6" w:author="Christl Donnelly" w:date="2020-04-20T16:07:00Z">
        <w:r w:rsidR="00FC6FA6">
          <w:t>due to COVID</w:t>
        </w:r>
      </w:ins>
      <w:ins w:id="7" w:author="Christl Donnelly" w:date="2020-04-20T16:08:00Z">
        <w:r w:rsidR="00FC6FA6">
          <w:t>-19 by country</w:t>
        </w:r>
      </w:ins>
      <w:r>
        <w:t xml:space="preserve"> were sourced from ECDC </w:t>
      </w:r>
      <w:r w:rsidRPr="00FC6FA6">
        <w:rPr>
          <w:highlight w:val="yellow"/>
          <w:rPrChange w:id="8" w:author="Christl Donnelly" w:date="2020-04-20T16:08:00Z">
            <w:rPr/>
          </w:rPrChange>
        </w:rPr>
        <w:t>[REF]</w:t>
      </w:r>
      <w:ins w:id="9" w:author="Christl Donnelly" w:date="2020-04-20T16:08:00Z">
        <w:r w:rsidR="00FC6FA6">
          <w:t>,</w:t>
        </w:r>
      </w:ins>
      <w:del w:id="10" w:author="Christl Donnelly" w:date="2020-04-20T16:08:00Z">
        <w:r w:rsidRPr="00FC6FA6" w:rsidDel="00FC6FA6">
          <w:rPr>
            <w:highlight w:val="yellow"/>
            <w:rPrChange w:id="11" w:author="Christl Donnelly" w:date="2020-04-20T16:08:00Z">
              <w:rPr/>
            </w:rPrChange>
          </w:rPr>
          <w:delText>.</w:delText>
        </w:r>
        <w:r w:rsidDel="00FC6FA6">
          <w:delText xml:space="preserve"> They</w:delText>
        </w:r>
      </w:del>
      <w:r>
        <w:t xml:space="preserve"> reflect</w:t>
      </w:r>
      <w:ins w:id="12" w:author="Christl Donnelly" w:date="2020-04-20T16:08:00Z">
        <w:r w:rsidR="00FC6FA6">
          <w:t>ing</w:t>
        </w:r>
      </w:ins>
      <w:r w:rsidR="00752241">
        <w:t xml:space="preserve"> death counts reported by each country official bodies. </w:t>
      </w:r>
      <w:r>
        <w:t>Our analysis is based on a subset of countries which fulfil the</w:t>
      </w:r>
      <w:del w:id="13" w:author="Christl Donnelly" w:date="2020-04-20T16:08:00Z">
        <w:r w:rsidDel="00FC6FA6">
          <w:delText>y</w:delText>
        </w:r>
      </w:del>
      <w:r>
        <w:t xml:space="preserve"> following 3 criteria: 1) </w:t>
      </w:r>
      <w:ins w:id="14" w:author="Christl Donnelly" w:date="2020-04-20T16:09:00Z">
        <w:r w:rsidR="00FC6FA6">
          <w:t xml:space="preserve">at least </w:t>
        </w:r>
      </w:ins>
      <w:r>
        <w:t>10 deaths were reported in the week end</w:t>
      </w:r>
      <w:ins w:id="15" w:author="Christl Donnelly" w:date="2020-04-20T16:08:00Z">
        <w:r w:rsidR="00FC6FA6">
          <w:t>ing</w:t>
        </w:r>
      </w:ins>
      <w:r>
        <w:t xml:space="preserve"> </w:t>
      </w:r>
      <w:r w:rsidRPr="00FC6FA6">
        <w:rPr>
          <w:highlight w:val="yellow"/>
          <w:rPrChange w:id="16" w:author="Christl Donnelly" w:date="2020-04-20T16:09:00Z">
            <w:rPr/>
          </w:rPrChange>
        </w:rPr>
        <w:t>XX</w:t>
      </w:r>
      <w:r>
        <w:t xml:space="preserve">, 2) </w:t>
      </w:r>
      <w:del w:id="17" w:author="Christl Donnelly" w:date="2020-04-20T16:09:00Z">
        <w:r w:rsidDel="00FC6FA6">
          <w:delText>as well as</w:delText>
        </w:r>
      </w:del>
      <w:ins w:id="18" w:author="Christl Donnelly" w:date="2020-04-20T16:09:00Z">
        <w:r w:rsidR="00FC6FA6">
          <w:t xml:space="preserve">at least 10 deaths </w:t>
        </w:r>
      </w:ins>
      <w:ins w:id="19" w:author="Christl Donnelly" w:date="2020-04-20T16:10:00Z">
        <w:r w:rsidR="00FC6FA6">
          <w:t>in</w:t>
        </w:r>
      </w:ins>
      <w:r>
        <w:t xml:space="preserve"> the week end</w:t>
      </w:r>
      <w:ins w:id="20" w:author="Christl Donnelly" w:date="2020-04-20T16:09:00Z">
        <w:r w:rsidR="00FC6FA6">
          <w:t>ing</w:t>
        </w:r>
      </w:ins>
      <w:r>
        <w:t xml:space="preserve"> </w:t>
      </w:r>
      <w:r w:rsidRPr="00FC6FA6">
        <w:rPr>
          <w:highlight w:val="yellow"/>
          <w:rPrChange w:id="21" w:author="Christl Donnelly" w:date="2020-04-20T16:09:00Z">
            <w:rPr/>
          </w:rPrChange>
        </w:rPr>
        <w:t>XX</w:t>
      </w:r>
      <w:r>
        <w:t xml:space="preserve"> and </w:t>
      </w:r>
      <w:ins w:id="22" w:author="Christl Donnelly" w:date="2020-04-20T16:09:00Z">
        <w:r w:rsidR="00FC6FA6">
          <w:t xml:space="preserve">3) </w:t>
        </w:r>
      </w:ins>
      <w:del w:id="23" w:author="Christl Donnelly" w:date="2020-04-20T16:10:00Z">
        <w:r w:rsidDel="00FC6FA6">
          <w:delText>a total of</w:delText>
        </w:r>
      </w:del>
      <w:ins w:id="24" w:author="Christl Donnelly" w:date="2020-04-20T16:10:00Z">
        <w:r w:rsidR="00FC6FA6">
          <w:t>at least</w:t>
        </w:r>
      </w:ins>
      <w:r>
        <w:t xml:space="preserve"> 100 deaths </w:t>
      </w:r>
      <w:ins w:id="25" w:author="Christl Donnelly" w:date="2020-04-20T16:10:00Z">
        <w:r w:rsidR="00FC6FA6">
          <w:t xml:space="preserve">reported </w:t>
        </w:r>
      </w:ins>
      <w:del w:id="26" w:author="Christl Donnelly" w:date="2020-04-20T16:30:00Z">
        <w:r w:rsidDel="009A451A">
          <w:delText>since the start of the pandemic</w:delText>
        </w:r>
      </w:del>
      <w:ins w:id="27" w:author="Christl Donnelly" w:date="2020-04-20T16:30:00Z">
        <w:r w:rsidR="009A451A">
          <w:t>total</w:t>
        </w:r>
      </w:ins>
      <w:r>
        <w:t>.</w:t>
      </w:r>
      <w:r w:rsidR="00752241">
        <w:t xml:space="preserve"> These criteria were chosen to ensure that country included showed clear sign of active transmission.</w:t>
      </w:r>
    </w:p>
    <w:p w14:paraId="30810BE7" w14:textId="77777777" w:rsidR="007B5C9E" w:rsidRDefault="007B5C9E">
      <w:r>
        <w:t>Mobility data were sourced from Apple [</w:t>
      </w:r>
      <w:r w:rsidRPr="00D526AC">
        <w:rPr>
          <w:highlight w:val="yellow"/>
          <w:rPrChange w:id="28" w:author="Christl Donnelly" w:date="2020-04-20T16:30:00Z">
            <w:rPr/>
          </w:rPrChange>
        </w:rPr>
        <w:t>REF</w:t>
      </w:r>
      <w:r>
        <w:t xml:space="preserve">]. They reflect the relative movement of people with </w:t>
      </w:r>
      <w:proofErr w:type="gramStart"/>
      <w:r>
        <w:t xml:space="preserve">an </w:t>
      </w:r>
      <w:r w:rsidRPr="00D526AC">
        <w:rPr>
          <w:highlight w:val="yellow"/>
          <w:rPrChange w:id="29" w:author="Christl Donnelly" w:date="2020-04-20T16:31:00Z">
            <w:rPr/>
          </w:rPrChange>
        </w:rPr>
        <w:t>?</w:t>
      </w:r>
      <w:proofErr w:type="spellStart"/>
      <w:r w:rsidRPr="00D526AC">
        <w:rPr>
          <w:highlight w:val="yellow"/>
          <w:rPrChange w:id="30" w:author="Christl Donnelly" w:date="2020-04-20T16:31:00Z">
            <w:rPr/>
          </w:rPrChange>
        </w:rPr>
        <w:t>iphone</w:t>
      </w:r>
      <w:proofErr w:type="spellEnd"/>
      <w:proofErr w:type="gramEnd"/>
      <w:r w:rsidRPr="00D526AC">
        <w:rPr>
          <w:highlight w:val="yellow"/>
          <w:rPrChange w:id="31" w:author="Christl Donnelly" w:date="2020-04-20T16:31:00Z">
            <w:rPr/>
          </w:rPrChange>
        </w:rPr>
        <w:t>?</w:t>
      </w:r>
      <w:r>
        <w:t xml:space="preserve"> and the measure is separately reported for driving, walking and transit movement [REF]. The measures are aggregated for each day and country and </w:t>
      </w:r>
      <w:r w:rsidR="00752241">
        <w:t xml:space="preserve">are </w:t>
      </w:r>
      <w:r>
        <w:t xml:space="preserve">relative to the maximum mobility measured across the time series. </w:t>
      </w:r>
      <w:r w:rsidR="00752241">
        <w:t>Mobility d</w:t>
      </w:r>
      <w:r>
        <w:t>ata are were available from the 13</w:t>
      </w:r>
      <w:r w:rsidRPr="007B5C9E">
        <w:rPr>
          <w:vertAlign w:val="superscript"/>
        </w:rPr>
        <w:t>th</w:t>
      </w:r>
      <w:r>
        <w:t xml:space="preserve"> of January 2020 up to </w:t>
      </w:r>
      <w:r w:rsidRPr="00D526AC">
        <w:rPr>
          <w:highlight w:val="yellow"/>
          <w:rPrChange w:id="32" w:author="Christl Donnelly" w:date="2020-04-20T16:32:00Z">
            <w:rPr/>
          </w:rPrChange>
        </w:rPr>
        <w:t>XX of xx 2020.</w:t>
      </w:r>
      <w:r>
        <w:t xml:space="preserve"> </w:t>
      </w:r>
    </w:p>
    <w:p w14:paraId="61B27063" w14:textId="77777777" w:rsidR="00752241" w:rsidRDefault="00752241">
      <w:r>
        <w:t xml:space="preserve">Our analysis is based on </w:t>
      </w:r>
      <w:r w:rsidRPr="00D526AC">
        <w:rPr>
          <w:highlight w:val="yellow"/>
          <w:rPrChange w:id="33" w:author="Christl Donnelly" w:date="2020-04-20T16:32:00Z">
            <w:rPr/>
          </w:rPrChange>
        </w:rPr>
        <w:t>XX</w:t>
      </w:r>
      <w:r>
        <w:t xml:space="preserve"> countries for which we had both epidemiological and mobility data (see Table XX for </w:t>
      </w:r>
      <w:commentRangeStart w:id="34"/>
      <w:r>
        <w:t>summary</w:t>
      </w:r>
      <w:commentRangeEnd w:id="34"/>
      <w:r>
        <w:rPr>
          <w:rStyle w:val="CommentReference"/>
        </w:rPr>
        <w:commentReference w:id="34"/>
      </w:r>
      <w:r>
        <w:t>).</w:t>
      </w:r>
    </w:p>
    <w:p w14:paraId="158E6D25" w14:textId="77777777" w:rsidR="007B5C9E" w:rsidRDefault="007B5C9E" w:rsidP="007B5C9E"/>
    <w:p w14:paraId="13FDDC7E" w14:textId="77777777" w:rsidR="007B5C9E" w:rsidRPr="000053AA" w:rsidRDefault="007B5C9E" w:rsidP="00157550">
      <w:pPr>
        <w:pStyle w:val="Heading2"/>
      </w:pPr>
      <w:bookmarkStart w:id="35" w:name="_Toc38288945"/>
      <w:r w:rsidRPr="000053AA">
        <w:t>Processing mobility</w:t>
      </w:r>
      <w:bookmarkEnd w:id="35"/>
    </w:p>
    <w:p w14:paraId="0D007C28" w14:textId="5C3FD2B9" w:rsidR="00752241" w:rsidRDefault="00752241" w:rsidP="007B5C9E">
      <w:r>
        <w:t xml:space="preserve">For mobility data, the </w:t>
      </w:r>
      <w:commentRangeStart w:id="36"/>
      <w:r>
        <w:t xml:space="preserve">various streams </w:t>
      </w:r>
      <w:commentRangeEnd w:id="36"/>
      <w:r w:rsidR="00D526AC">
        <w:rPr>
          <w:rStyle w:val="CommentReference"/>
        </w:rPr>
        <w:commentReference w:id="36"/>
      </w:r>
      <w:r>
        <w:t>showed variations as well as long</w:t>
      </w:r>
      <w:ins w:id="37" w:author="Christl Donnelly" w:date="2020-04-20T16:33:00Z">
        <w:r w:rsidR="00D526AC">
          <w:t>-</w:t>
        </w:r>
      </w:ins>
      <w:del w:id="38" w:author="Christl Donnelly" w:date="2020-04-20T16:33:00Z">
        <w:r w:rsidDel="00D526AC">
          <w:delText xml:space="preserve"> </w:delText>
        </w:r>
      </w:del>
      <w:r>
        <w:t>term</w:t>
      </w:r>
      <w:del w:id="39" w:author="Christl Donnelly" w:date="2020-04-20T16:34:00Z">
        <w:r w:rsidDel="00D526AC">
          <w:delText>s</w:delText>
        </w:r>
      </w:del>
      <w:r>
        <w:t xml:space="preserve"> variations. We combined the data streams by aggregating data on walking, driving and transit into a single measure, calculated a weekly (Monday to Thursday) average, assigned this average to the Thursday of the week, and interpolated other </w:t>
      </w:r>
      <w:del w:id="40" w:author="Christl Donnelly" w:date="2020-04-20T16:34:00Z">
        <w:r w:rsidDel="00D526AC">
          <w:delText>weekly day form this</w:delText>
        </w:r>
      </w:del>
      <w:ins w:id="41" w:author="Christl Donnelly" w:date="2020-04-20T16:34:00Z">
        <w:r w:rsidR="00D526AC">
          <w:t>days linearly from these</w:t>
        </w:r>
      </w:ins>
      <w:r>
        <w:t xml:space="preserve">. This smoothed measure of mobility was then rescaled to </w:t>
      </w:r>
      <w:commentRangeStart w:id="42"/>
      <w:r>
        <w:t xml:space="preserve">the maximum observed to obtain a single daily measure by </w:t>
      </w:r>
      <w:commentRangeEnd w:id="42"/>
      <w:r w:rsidR="00D526AC">
        <w:rPr>
          <w:rStyle w:val="CommentReference"/>
        </w:rPr>
        <w:commentReference w:id="42"/>
      </w:r>
      <w:r>
        <w:t>countries for relative mobility</w:t>
      </w:r>
      <w:r w:rsidR="0035763B">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t,i</m:t>
            </m:r>
          </m:sub>
        </m:sSub>
      </m:oMath>
      <w:r w:rsidR="0035763B">
        <w:t xml:space="preserve"> </w:t>
      </w:r>
      <w:r>
        <w:t xml:space="preserve">(Fig. </w:t>
      </w:r>
      <w:proofErr w:type="spellStart"/>
      <w:r>
        <w:t>XX.a</w:t>
      </w:r>
      <w:proofErr w:type="spellEnd"/>
      <w:r>
        <w:t>).</w:t>
      </w:r>
    </w:p>
    <w:p w14:paraId="66A7CEB7" w14:textId="77777777" w:rsidR="00752241" w:rsidRDefault="00752241" w:rsidP="007B5C9E"/>
    <w:p w14:paraId="4EB2278F" w14:textId="77777777" w:rsidR="00752241" w:rsidRPr="000053AA" w:rsidRDefault="00752241" w:rsidP="00157550">
      <w:pPr>
        <w:pStyle w:val="Heading2"/>
      </w:pPr>
      <w:bookmarkStart w:id="43" w:name="_Toc38288946"/>
      <w:r w:rsidRPr="000053AA">
        <w:t>Estimating transmissibility: baseline model</w:t>
      </w:r>
      <w:bookmarkEnd w:id="43"/>
    </w:p>
    <w:p w14:paraId="23A47410" w14:textId="77777777" w:rsidR="006B316A" w:rsidRPr="006B316A" w:rsidRDefault="006B316A" w:rsidP="00157550">
      <w:pPr>
        <w:pStyle w:val="Heading3"/>
      </w:pPr>
      <w:bookmarkStart w:id="44" w:name="_Toc38288947"/>
      <w:r w:rsidRPr="006B316A">
        <w:t>Estimating the instantaneous reproduction number.</w:t>
      </w:r>
      <w:bookmarkEnd w:id="44"/>
    </w:p>
    <w:p w14:paraId="77055EDA" w14:textId="5314D053" w:rsidR="00752241" w:rsidRDefault="00752241" w:rsidP="007B5C9E">
      <w:r>
        <w:t>We estimate</w:t>
      </w:r>
      <w:ins w:id="45" w:author="Christl Donnelly" w:date="2020-04-20T16:35:00Z">
        <w:r w:rsidR="00D526AC">
          <w:t>d</w:t>
        </w:r>
      </w:ins>
      <w:r>
        <w:t xml:space="preserve"> the instantaneous </w:t>
      </w:r>
      <w:r w:rsidR="00784416">
        <w:t>reproduction number based a well-established methodology [</w:t>
      </w:r>
      <w:r w:rsidR="00784416" w:rsidRPr="00D526AC">
        <w:rPr>
          <w:highlight w:val="yellow"/>
          <w:rPrChange w:id="46" w:author="Christl Donnelly" w:date="2020-04-20T16:36:00Z">
            <w:rPr/>
          </w:rPrChange>
        </w:rPr>
        <w:t>REFs]</w:t>
      </w:r>
      <w:r w:rsidR="00784416">
        <w:t xml:space="preserve"> and implemented in the R package ‘</w:t>
      </w:r>
      <w:proofErr w:type="spellStart"/>
      <w:r w:rsidR="00784416">
        <w:t>epiestim</w:t>
      </w:r>
      <w:proofErr w:type="spellEnd"/>
      <w:r w:rsidR="00784416">
        <w:t>’. Using a Bayesian framework, the method</w:t>
      </w:r>
      <w:del w:id="47" w:author="Christl Donnelly" w:date="2020-04-20T16:36:00Z">
        <w:r w:rsidR="00784416" w:rsidDel="00D526AC">
          <w:delText>s</w:delText>
        </w:r>
      </w:del>
      <w:r w:rsidR="00784416">
        <w:t xml:space="preserve"> estimates the instantaneous reproduction number</w:t>
      </w:r>
      <w:r w:rsidR="00784416">
        <w:rPr>
          <w:rFonts w:eastAsiaTheme="minorEastAsia"/>
        </w:rPr>
        <w:t xml:space="preserve"> based </w:t>
      </w:r>
      <w:r w:rsidR="00784416">
        <w:t>on daily death counts using a branching process characterised by the renewal equation:</w:t>
      </w:r>
    </w:p>
    <w:p w14:paraId="2414D79E" w14:textId="77777777" w:rsidR="007B5C9E" w:rsidRPr="00784416" w:rsidRDefault="00FC6FA6" w:rsidP="007B5C9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t,i</m:t>
              </m:r>
            </m:sub>
          </m:sSub>
          <m:r>
            <w:rPr>
              <w:rFonts w:ascii="Cambria Math" w:hAnsi="Cambria Math"/>
            </w:rPr>
            <m:t xml:space="preserve"> ~ P</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nary>
                <m:naryPr>
                  <m:chr m:val="∑"/>
                  <m:limLoc m:val="undOvr"/>
                  <m:ctrlPr>
                    <w:rPr>
                      <w:rFonts w:ascii="Cambria Math" w:hAnsi="Cambria Math"/>
                      <w:i/>
                    </w:rPr>
                  </m:ctrlPr>
                </m:naryPr>
                <m:sub>
                  <m:r>
                    <w:rPr>
                      <w:rFonts w:ascii="Cambria Math" w:hAnsi="Cambria Math"/>
                    </w:rPr>
                    <m:t>s=0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t-s</m:t>
                          </m:r>
                        </m:sub>
                      </m:sSub>
                    </m:e>
                  </m:d>
                </m:e>
              </m:nary>
            </m:e>
          </m:d>
        </m:oMath>
      </m:oMathPara>
    </w:p>
    <w:p w14:paraId="4EA09D24" w14:textId="198265BE" w:rsidR="00784416" w:rsidRDefault="00D526AC" w:rsidP="007B5C9E">
      <w:ins w:id="48" w:author="Christl Donnelly" w:date="2020-04-20T16:36:00Z">
        <w:r>
          <w:rPr>
            <w:rFonts w:eastAsiaTheme="minorEastAsia"/>
          </w:rPr>
          <w:t>w</w:t>
        </w:r>
      </w:ins>
      <w:del w:id="49" w:author="Christl Donnelly" w:date="2020-04-20T16:36:00Z">
        <w:r w:rsidR="00784416" w:rsidDel="00D526AC">
          <w:rPr>
            <w:rFonts w:eastAsiaTheme="minorEastAsia"/>
          </w:rPr>
          <w:delText>W</w:delText>
        </w:r>
      </w:del>
      <w:r w:rsidR="00784416">
        <w:rPr>
          <w:rFonts w:eastAsiaTheme="minorEastAsia"/>
        </w:rPr>
        <w:t xml:space="preserve">here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sidR="006B316A">
        <w:rPr>
          <w:rFonts w:eastAsiaTheme="minorEastAsia"/>
        </w:rPr>
        <w:t xml:space="preserve"> is the instantaneous reproduction number at time t and location i based on reported deaths </w:t>
      </w:r>
      <w:commentRangeStart w:id="50"/>
      <w:r w:rsidR="006B316A">
        <w:rPr>
          <w:rFonts w:eastAsiaTheme="minorEastAsia"/>
        </w:rPr>
        <w:t xml:space="preserve">for the baseline model. </w:t>
      </w:r>
      <w:commentRangeEnd w:id="50"/>
      <w:r>
        <w:rPr>
          <w:rStyle w:val="CommentReference"/>
        </w:rPr>
        <w:commentReference w:id="50"/>
      </w:r>
      <w:r w:rsidR="006B316A">
        <w:rPr>
          <w:rFonts w:eastAsiaTheme="minorEastAsia"/>
        </w:rPr>
        <w:t xml:space="preserve">The reported </w:t>
      </w:r>
      <w:r w:rsidR="00784416">
        <w:rPr>
          <w:rFonts w:eastAsiaTheme="minorEastAsia"/>
        </w:rPr>
        <w:t xml:space="preserve">deaths at time t and location i, </w:t>
      </w:r>
      <m:oMath>
        <m:sSub>
          <m:sSubPr>
            <m:ctrlPr>
              <w:rPr>
                <w:rFonts w:ascii="Cambria Math" w:hAnsi="Cambria Math"/>
                <w:i/>
              </w:rPr>
            </m:ctrlPr>
          </m:sSubPr>
          <m:e>
            <m:r>
              <w:rPr>
                <w:rFonts w:ascii="Cambria Math" w:hAnsi="Cambria Math"/>
              </w:rPr>
              <m:t>D</m:t>
            </m:r>
          </m:e>
          <m:sub>
            <m:r>
              <w:rPr>
                <w:rFonts w:ascii="Cambria Math" w:hAnsi="Cambria Math"/>
              </w:rPr>
              <m:t>t,i</m:t>
            </m:r>
          </m:sub>
        </m:sSub>
      </m:oMath>
      <w:r w:rsidR="00784416">
        <w:rPr>
          <w:rFonts w:eastAsiaTheme="minorEastAsia"/>
        </w:rPr>
        <w:t>, is assume</w:t>
      </w:r>
      <w:r w:rsidR="006B316A">
        <w:rPr>
          <w:rFonts w:eastAsiaTheme="minorEastAsia"/>
        </w:rPr>
        <w:t>d</w:t>
      </w:r>
      <w:r w:rsidR="00784416">
        <w:rPr>
          <w:rFonts w:eastAsiaTheme="minorEastAsia"/>
        </w:rPr>
        <w:t xml:space="preserve"> to follow a Poisson distribution with mean equal to the product of the </w:t>
      </w:r>
      <w:r w:rsidR="00784416">
        <w:t>instantaneous reproduction number and a weighted measure of deaths in the past. The</w:t>
      </w:r>
      <w:commentRangeStart w:id="51"/>
      <w:r w:rsidR="00784416">
        <w:t xml:space="preserve"> weigh</w:t>
      </w:r>
      <w:ins w:id="52" w:author="Christl Donnelly" w:date="2020-04-20T16:38:00Z">
        <w:r>
          <w:t>ting</w:t>
        </w:r>
      </w:ins>
      <w:del w:id="53" w:author="Christl Donnelly" w:date="2020-04-20T16:38:00Z">
        <w:r w:rsidR="00784416" w:rsidDel="00D526AC">
          <w:delText>ted</w:delText>
        </w:r>
      </w:del>
      <w:r w:rsidR="00784416">
        <w:t xml:space="preserve"> </w:t>
      </w:r>
      <w:commentRangeEnd w:id="51"/>
      <w:r>
        <w:rPr>
          <w:rStyle w:val="CommentReference"/>
        </w:rPr>
        <w:commentReference w:id="51"/>
      </w:r>
      <w:r w:rsidR="00784416">
        <w:t>relies on the distribution of the delay between a death being reported and its infector having died (e.g. a serial interval for death). The serial interval distribution</w:t>
      </w:r>
      <w:r w:rsidR="0035763B">
        <w:t xml:space="preserve">, </w:t>
      </w:r>
      <m:oMath>
        <m:r>
          <w:rPr>
            <w:rFonts w:ascii="Cambria Math" w:eastAsiaTheme="minorEastAsia" w:hAnsi="Cambria Math"/>
          </w:rPr>
          <m:t>w</m:t>
        </m:r>
      </m:oMath>
      <w:r w:rsidR="0035763B">
        <w:t>,</w:t>
      </w:r>
      <w:r w:rsidR="00784416">
        <w:t xml:space="preserve"> is assumed </w:t>
      </w:r>
      <w:ins w:id="54" w:author="Christl Donnelly" w:date="2020-04-20T16:39:00Z">
        <w:r>
          <w:t>g</w:t>
        </w:r>
      </w:ins>
      <w:del w:id="55" w:author="Christl Donnelly" w:date="2020-04-20T16:39:00Z">
        <w:r w:rsidR="00784416" w:rsidDel="00D526AC">
          <w:delText>G</w:delText>
        </w:r>
      </w:del>
      <w:r w:rsidR="00784416">
        <w:t>amma distributed with mean</w:t>
      </w:r>
      <w:ins w:id="56" w:author="Christl Donnelly" w:date="2020-04-20T16:39:00Z">
        <w:r>
          <w:t xml:space="preserve"> of </w:t>
        </w:r>
      </w:ins>
      <w:r w:rsidR="006B316A">
        <w:t xml:space="preserve">6.48 days </w:t>
      </w:r>
      <w:r w:rsidR="006B316A">
        <w:lastRenderedPageBreak/>
        <w:t>and standard deviation 3.83 days [</w:t>
      </w:r>
      <w:r w:rsidR="006B316A" w:rsidRPr="00D526AC">
        <w:rPr>
          <w:highlight w:val="yellow"/>
          <w:rPrChange w:id="57" w:author="Christl Donnelly" w:date="2020-04-20T16:39:00Z">
            <w:rPr/>
          </w:rPrChange>
        </w:rPr>
        <w:t>REF</w:t>
      </w:r>
      <w:r w:rsidR="006B316A">
        <w:t xml:space="preserve">]. We obtain daily measures of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sidR="006B316A">
        <w:rPr>
          <w:rFonts w:eastAsiaTheme="minorEastAsia"/>
        </w:rPr>
        <w:t xml:space="preserve"> using a sliding window that assume constant level of transmissibility for 7</w:t>
      </w:r>
      <w:ins w:id="58" w:author="Christl Donnelly" w:date="2020-04-20T16:39:00Z">
        <w:r>
          <w:rPr>
            <w:rFonts w:eastAsiaTheme="minorEastAsia"/>
          </w:rPr>
          <w:t xml:space="preserve"> </w:t>
        </w:r>
      </w:ins>
      <w:del w:id="59" w:author="Christl Donnelly" w:date="2020-04-20T16:39:00Z">
        <w:r w:rsidR="006B316A" w:rsidDel="00D526AC">
          <w:rPr>
            <w:rFonts w:eastAsiaTheme="minorEastAsia"/>
          </w:rPr>
          <w:delText>-</w:delText>
        </w:r>
      </w:del>
      <w:r w:rsidR="006B316A">
        <w:rPr>
          <w:rFonts w:eastAsiaTheme="minorEastAsia"/>
        </w:rPr>
        <w:t>days (7-day</w:t>
      </w:r>
      <w:del w:id="60" w:author="Christl Donnelly" w:date="2020-04-20T16:39:00Z">
        <w:r w:rsidR="006B316A" w:rsidDel="00D526AC">
          <w:rPr>
            <w:rFonts w:eastAsiaTheme="minorEastAsia"/>
          </w:rPr>
          <w:delText>s</w:delText>
        </w:r>
      </w:del>
      <w:r w:rsidR="006B316A">
        <w:rPr>
          <w:rFonts w:eastAsiaTheme="minorEastAsia"/>
        </w:rPr>
        <w:t xml:space="preserve"> sliding window).</w:t>
      </w:r>
    </w:p>
    <w:p w14:paraId="02B958A1" w14:textId="3F582919" w:rsidR="00784416" w:rsidRDefault="00784416" w:rsidP="007B5C9E">
      <w:r>
        <w:t xml:space="preserve">The posterior estimates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Pr>
          <w:rFonts w:eastAsiaTheme="minorEastAsia"/>
        </w:rPr>
        <w:t xml:space="preserve"> are robust </w:t>
      </w:r>
      <w:r w:rsidR="006B316A">
        <w:rPr>
          <w:rFonts w:eastAsiaTheme="minorEastAsia"/>
        </w:rPr>
        <w:t xml:space="preserve">to </w:t>
      </w:r>
      <w:r>
        <w:rPr>
          <w:rFonts w:eastAsiaTheme="minorEastAsia"/>
        </w:rPr>
        <w:t>under-reporting but r</w:t>
      </w:r>
      <w:r w:rsidR="006B316A">
        <w:rPr>
          <w:rFonts w:eastAsiaTheme="minorEastAsia"/>
        </w:rPr>
        <w:t>el</w:t>
      </w:r>
      <w:ins w:id="61" w:author="Christl Donnelly" w:date="2020-04-20T16:39:00Z">
        <w:r w:rsidR="00D526AC">
          <w:rPr>
            <w:rFonts w:eastAsiaTheme="minorEastAsia"/>
          </w:rPr>
          <w:t>y</w:t>
        </w:r>
      </w:ins>
      <w:del w:id="62" w:author="Christl Donnelly" w:date="2020-04-20T16:39:00Z">
        <w:r w:rsidR="006B316A" w:rsidDel="00D526AC">
          <w:rPr>
            <w:rFonts w:eastAsiaTheme="minorEastAsia"/>
          </w:rPr>
          <w:delText>ies</w:delText>
        </w:r>
      </w:del>
      <w:r>
        <w:rPr>
          <w:rFonts w:eastAsiaTheme="minorEastAsia"/>
        </w:rPr>
        <w:t xml:space="preserve"> on a</w:t>
      </w:r>
      <w:del w:id="63" w:author="Christl Donnelly" w:date="2020-04-20T16:39:00Z">
        <w:r w:rsidDel="00D526AC">
          <w:rPr>
            <w:rFonts w:eastAsiaTheme="minorEastAsia"/>
          </w:rPr>
          <w:delText>ssuming</w:delText>
        </w:r>
      </w:del>
      <w:r>
        <w:rPr>
          <w:rFonts w:eastAsiaTheme="minorEastAsia"/>
        </w:rPr>
        <w:t xml:space="preserve"> </w:t>
      </w:r>
      <w:r w:rsidR="006B316A">
        <w:rPr>
          <w:rFonts w:eastAsiaTheme="minorEastAsia"/>
        </w:rPr>
        <w:t>constant level of</w:t>
      </w:r>
      <w:r>
        <w:rPr>
          <w:rFonts w:eastAsiaTheme="minorEastAsia"/>
        </w:rPr>
        <w:t xml:space="preserve"> reporting.</w:t>
      </w:r>
    </w:p>
    <w:p w14:paraId="68705154" w14:textId="6DD35F6A" w:rsidR="001B4954" w:rsidRDefault="001B4954" w:rsidP="007B5C9E">
      <w:pPr>
        <w:rPr>
          <w:rFonts w:eastAsiaTheme="minorEastAsia"/>
        </w:rPr>
      </w:pPr>
    </w:p>
    <w:p w14:paraId="29F5A623" w14:textId="77777777" w:rsidR="009E72D8" w:rsidRPr="000053AA" w:rsidRDefault="009E72D8" w:rsidP="00157550">
      <w:pPr>
        <w:pStyle w:val="Heading2"/>
      </w:pPr>
      <w:bookmarkStart w:id="64" w:name="_Toc38288948"/>
      <w:r w:rsidRPr="000053AA">
        <w:t>Estimating transmissibility using mobility: full model</w:t>
      </w:r>
      <w:bookmarkEnd w:id="64"/>
    </w:p>
    <w:p w14:paraId="4FF36222" w14:textId="342D8B42" w:rsidR="007B5C9E" w:rsidRDefault="009E72D8">
      <w:pPr>
        <w:rPr>
          <w:rFonts w:eastAsiaTheme="minorEastAsia"/>
        </w:rPr>
      </w:pPr>
      <w:r>
        <w:t xml:space="preserve">We define an effective reproduction number on day t, </w:t>
      </w:r>
      <m:oMath>
        <m:sSub>
          <m:sSubPr>
            <m:ctrlPr>
              <w:rPr>
                <w:rFonts w:ascii="Cambria Math" w:hAnsi="Cambria Math"/>
                <w:i/>
              </w:rPr>
            </m:ctrlPr>
          </m:sSubPr>
          <m:e>
            <m:r>
              <w:rPr>
                <w:rFonts w:ascii="Cambria Math" w:hAnsi="Cambria Math"/>
              </w:rPr>
              <m:t>R</m:t>
            </m:r>
          </m:e>
          <m:sub>
            <m:r>
              <w:rPr>
                <w:rFonts w:ascii="Cambria Math" w:hAnsi="Cambria Math"/>
              </w:rPr>
              <m:t>t,i</m:t>
            </m:r>
          </m:sub>
        </m:sSub>
      </m:oMath>
      <w:r>
        <w:rPr>
          <w:rFonts w:eastAsiaTheme="minorEastAsia"/>
        </w:rPr>
        <w:t xml:space="preserve">, which </w:t>
      </w:r>
      <w:del w:id="65" w:author="Christl Donnelly" w:date="2020-04-20T16:40:00Z">
        <w:r w:rsidDel="00D526AC">
          <w:rPr>
            <w:rFonts w:eastAsiaTheme="minorEastAsia"/>
          </w:rPr>
          <w:delText xml:space="preserve">truly </w:delText>
        </w:r>
      </w:del>
      <w:r>
        <w:rPr>
          <w:rFonts w:eastAsiaTheme="minorEastAsia"/>
        </w:rPr>
        <w:t xml:space="preserve">reflect the level of transmissibility on that day. We assume </w:t>
      </w:r>
      <m:oMath>
        <m:sSub>
          <m:sSubPr>
            <m:ctrlPr>
              <w:rPr>
                <w:rFonts w:ascii="Cambria Math" w:hAnsi="Cambria Math"/>
                <w:i/>
              </w:rPr>
            </m:ctrlPr>
          </m:sSubPr>
          <m:e>
            <m:r>
              <w:rPr>
                <w:rFonts w:ascii="Cambria Math" w:hAnsi="Cambria Math"/>
              </w:rPr>
              <m:t>R</m:t>
            </m:r>
          </m:e>
          <m:sub>
            <m:r>
              <w:rPr>
                <w:rFonts w:ascii="Cambria Math" w:hAnsi="Cambria Math"/>
              </w:rPr>
              <m:t>t,i</m:t>
            </m:r>
          </m:sub>
        </m:sSub>
      </m:oMath>
      <w:r>
        <w:rPr>
          <w:rFonts w:eastAsiaTheme="minorEastAsia"/>
        </w:rPr>
        <w:t xml:space="preserve"> is linked to mobility on that day:</w:t>
      </w:r>
    </w:p>
    <w:p w14:paraId="47088EE3" w14:textId="4F43BC09" w:rsidR="009E72D8" w:rsidRPr="009E72D8" w:rsidRDefault="009E72D8">
      <w:pPr>
        <w:rPr>
          <w:rFonts w:eastAsiaTheme="minorEastAsia"/>
        </w:rPr>
      </w:pPr>
      <m:oMathPara>
        <m:oMath>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t,i</m:t>
                  </m:r>
                </m:sub>
              </m:sSub>
            </m:e>
          </m:d>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t,i</m:t>
                  </m:r>
                </m:sub>
              </m:sSub>
            </m:e>
          </m:d>
        </m:oMath>
      </m:oMathPara>
    </w:p>
    <w:p w14:paraId="2E5E80D1" w14:textId="4A9DAFC9" w:rsidR="009E72D8" w:rsidRDefault="00766D74">
      <w:pPr>
        <w:rPr>
          <w:rFonts w:eastAsiaTheme="minorEastAsia"/>
        </w:rPr>
      </w:pPr>
      <w:ins w:id="66" w:author="Christl Donnelly" w:date="2020-04-20T16:40:00Z">
        <w:r>
          <w:rPr>
            <w:rFonts w:eastAsiaTheme="minorEastAsia"/>
          </w:rPr>
          <w:t>w</w:t>
        </w:r>
      </w:ins>
      <w:del w:id="67" w:author="Christl Donnelly" w:date="2020-04-20T16:40:00Z">
        <w:r w:rsidR="009E72D8" w:rsidDel="00766D74">
          <w:rPr>
            <w:rFonts w:eastAsiaTheme="minorEastAsia"/>
          </w:rPr>
          <w:delText>W</w:delText>
        </w:r>
      </w:del>
      <w:r w:rsidR="009E72D8">
        <w:rPr>
          <w:rFonts w:eastAsiaTheme="minorEastAsia"/>
        </w:rPr>
        <w:t xml:space="preserve">here </w:t>
      </w:r>
      <m:oMath>
        <m:sSub>
          <m:sSubPr>
            <m:ctrlPr>
              <w:rPr>
                <w:rFonts w:ascii="Cambria Math" w:hAnsi="Cambria Math"/>
                <w:i/>
              </w:rPr>
            </m:ctrlPr>
          </m:sSubPr>
          <m:e>
            <m:r>
              <w:rPr>
                <w:rFonts w:ascii="Cambria Math" w:hAnsi="Cambria Math"/>
              </w:rPr>
              <m:t>R</m:t>
            </m:r>
          </m:e>
          <m:sub>
            <m:r>
              <w:rPr>
                <w:rFonts w:ascii="Cambria Math" w:hAnsi="Cambria Math"/>
              </w:rPr>
              <m:t>0,i</m:t>
            </m:r>
          </m:sub>
        </m:sSub>
      </m:oMath>
      <w:r w:rsidR="000053AA">
        <w:rPr>
          <w:rFonts w:eastAsiaTheme="minorEastAsia"/>
        </w:rPr>
        <w:t xml:space="preserve"> is the basic reproduction number in location i. When mobility is at its peak (100%) transmissibility is characterised by the basic reproduction number, and reduction in mobility leads to reduction in the effective reproduction number.</w:t>
      </w:r>
    </w:p>
    <w:p w14:paraId="7A80B068" w14:textId="77777777" w:rsidR="000053AA" w:rsidRDefault="000053AA">
      <w:pPr>
        <w:rPr>
          <w:rFonts w:eastAsiaTheme="minorEastAsia"/>
        </w:rPr>
      </w:pPr>
      <w:r>
        <w:rPr>
          <w:rFonts w:eastAsiaTheme="minorEastAsia"/>
        </w:rPr>
        <w:t xml:space="preserve">In this framework, the effective reproduction experienced by those dying at time t,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oMath>
      <w:r>
        <w:rPr>
          <w:rFonts w:eastAsiaTheme="minorEastAsia"/>
        </w:rPr>
        <w:t xml:space="preserve">, is a weighted average of the </w:t>
      </w:r>
      <w:r>
        <w:t xml:space="preserve">effective reproduction number on day t, </w:t>
      </w:r>
      <m:oMath>
        <m:sSub>
          <m:sSubPr>
            <m:ctrlPr>
              <w:rPr>
                <w:rFonts w:ascii="Cambria Math" w:hAnsi="Cambria Math"/>
                <w:i/>
              </w:rPr>
            </m:ctrlPr>
          </m:sSubPr>
          <m:e>
            <m:r>
              <w:rPr>
                <w:rFonts w:ascii="Cambria Math" w:hAnsi="Cambria Math"/>
              </w:rPr>
              <m:t>R</m:t>
            </m:r>
          </m:e>
          <m:sub>
            <m:r>
              <w:rPr>
                <w:rFonts w:ascii="Cambria Math" w:hAnsi="Cambria Math"/>
              </w:rPr>
              <m:t>t,i</m:t>
            </m:r>
          </m:sub>
        </m:sSub>
      </m:oMath>
      <w:r>
        <w:rPr>
          <w:rFonts w:eastAsiaTheme="minorEastAsia"/>
        </w:rPr>
        <w:t>:</w:t>
      </w:r>
    </w:p>
    <w:p w14:paraId="35FC87DC" w14:textId="27007959" w:rsidR="000053AA" w:rsidRPr="00DA11EB" w:rsidRDefault="00FC6FA6">
      <w:pPr>
        <w:rPr>
          <w:rFonts w:eastAsiaTheme="minorEastAsia"/>
        </w:rPr>
      </w:pPr>
      <m:oMathPara>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t-s</m:t>
                  </m:r>
                </m:sub>
              </m:sSub>
            </m:e>
          </m:nary>
        </m:oMath>
      </m:oMathPara>
    </w:p>
    <w:p w14:paraId="583C25D8" w14:textId="7FBA19E8" w:rsidR="00DA11EB" w:rsidRDefault="00766D74">
      <w:pPr>
        <w:rPr>
          <w:rFonts w:eastAsiaTheme="minorEastAsia"/>
        </w:rPr>
      </w:pPr>
      <w:ins w:id="68" w:author="Christl Donnelly" w:date="2020-04-20T16:46:00Z">
        <w:r>
          <w:rPr>
            <w:rFonts w:eastAsiaTheme="minorEastAsia"/>
          </w:rPr>
          <w:t>a</w:t>
        </w:r>
      </w:ins>
      <w:del w:id="69" w:author="Christl Donnelly" w:date="2020-04-20T16:46:00Z">
        <w:r w:rsidR="00DA11EB" w:rsidDel="00766D74">
          <w:rPr>
            <w:rFonts w:eastAsiaTheme="minorEastAsia"/>
          </w:rPr>
          <w:delText>A</w:delText>
        </w:r>
      </w:del>
      <w:r w:rsidR="00DA11EB">
        <w:rPr>
          <w:rFonts w:eastAsiaTheme="minorEastAsia"/>
        </w:rPr>
        <w:t xml:space="preserve">ssuming that the delay of infection to death follows a </w:t>
      </w:r>
      <w:ins w:id="70" w:author="Christl Donnelly" w:date="2020-04-20T16:47:00Z">
        <w:r>
          <w:rPr>
            <w:rFonts w:eastAsiaTheme="minorEastAsia"/>
          </w:rPr>
          <w:t>g</w:t>
        </w:r>
      </w:ins>
      <w:del w:id="71" w:author="Christl Donnelly" w:date="2020-04-20T16:47:00Z">
        <w:r w:rsidR="00DA11EB" w:rsidDel="00766D74">
          <w:rPr>
            <w:rFonts w:eastAsiaTheme="minorEastAsia"/>
          </w:rPr>
          <w:delText>G</w:delText>
        </w:r>
      </w:del>
      <w:r w:rsidR="00DA11EB">
        <w:rPr>
          <w:rFonts w:eastAsiaTheme="minorEastAsia"/>
        </w:rPr>
        <w:t xml:space="preserve">amma distribution, </w:t>
      </w:r>
      <m:oMath>
        <m:r>
          <w:rPr>
            <w:rFonts w:ascii="Cambria Math" w:eastAsiaTheme="minorEastAsia" w:hAnsi="Cambria Math"/>
          </w:rPr>
          <m:t>h</m:t>
        </m:r>
      </m:oMath>
      <w:r w:rsidR="00DA11EB">
        <w:rPr>
          <w:rFonts w:eastAsiaTheme="minorEastAsia"/>
        </w:rPr>
        <w:t xml:space="preserve"> ,with mean 18.8 days and standard deviation of 8.46 days [</w:t>
      </w:r>
      <w:r w:rsidR="00DA11EB" w:rsidRPr="00766D74">
        <w:rPr>
          <w:rFonts w:eastAsiaTheme="minorEastAsia"/>
          <w:highlight w:val="yellow"/>
          <w:rPrChange w:id="72" w:author="Christl Donnelly" w:date="2020-04-20T16:47:00Z">
            <w:rPr>
              <w:rFonts w:eastAsiaTheme="minorEastAsia"/>
            </w:rPr>
          </w:rPrChange>
        </w:rPr>
        <w:t>REF].</w:t>
      </w:r>
    </w:p>
    <w:p w14:paraId="33F4C2FD" w14:textId="77777777" w:rsidR="000053AA" w:rsidRDefault="000053AA">
      <w:pPr>
        <w:rPr>
          <w:rFonts w:eastAsiaTheme="minorEastAsia"/>
        </w:rPr>
      </w:pPr>
      <w:r>
        <w:rPr>
          <w:rFonts w:eastAsiaTheme="minorEastAsia"/>
        </w:rPr>
        <w:t>We can now relate the observed reported deaths to the basic reproduction number and the parameter linking transmissibility to mobility:</w:t>
      </w:r>
    </w:p>
    <w:p w14:paraId="4FE92300" w14:textId="77777777" w:rsidR="000053AA" w:rsidRDefault="00FC6FA6">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t,i</m:t>
              </m:r>
            </m:sub>
          </m:sSub>
          <m:r>
            <w:rPr>
              <w:rFonts w:ascii="Cambria Math" w:hAnsi="Cambria Math"/>
            </w:rPr>
            <m:t xml:space="preserve"> ~ P</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nary>
                <m:naryPr>
                  <m:chr m:val="∑"/>
                  <m:limLoc m:val="undOvr"/>
                  <m:ctrlPr>
                    <w:rPr>
                      <w:rFonts w:ascii="Cambria Math" w:hAnsi="Cambria Math"/>
                      <w:i/>
                    </w:rPr>
                  </m:ctrlPr>
                </m:naryPr>
                <m:sub>
                  <m:r>
                    <w:rPr>
                      <w:rFonts w:ascii="Cambria Math" w:hAnsi="Cambria Math"/>
                    </w:rPr>
                    <m:t>s=0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t-s</m:t>
                          </m:r>
                        </m:sub>
                      </m:sSub>
                    </m:e>
                  </m:d>
                </m:e>
              </m:nary>
            </m:e>
          </m:d>
        </m:oMath>
      </m:oMathPara>
    </w:p>
    <w:p w14:paraId="3DF08E97" w14:textId="2180D152" w:rsidR="000053AA" w:rsidRDefault="000053AA">
      <w:r>
        <w:t>For each country, while the baseline model effectively estimate</w:t>
      </w:r>
      <w:ins w:id="73" w:author="Christl Donnelly" w:date="2020-04-20T16:47:00Z">
        <w:r w:rsidR="00766D74">
          <w:t>s</w:t>
        </w:r>
      </w:ins>
      <w:r>
        <w:t xml:space="preserve"> as many parameters as days in the time series of deaths, the full model estimates only 2 parameters relying on mobility pattern to inform temporal trends.</w:t>
      </w:r>
    </w:p>
    <w:p w14:paraId="46C77B56" w14:textId="77777777" w:rsidR="001B4954" w:rsidRDefault="001B4954"/>
    <w:p w14:paraId="509B1DA8" w14:textId="65EAE9F7" w:rsidR="000053AA" w:rsidRDefault="001B4954" w:rsidP="00157550">
      <w:pPr>
        <w:pStyle w:val="Heading2"/>
      </w:pPr>
      <w:bookmarkStart w:id="74" w:name="_Toc38288949"/>
      <w:r w:rsidRPr="001B4954">
        <w:t>Comparing output of both model</w:t>
      </w:r>
      <w:bookmarkEnd w:id="74"/>
      <w:ins w:id="75" w:author="Christl Donnelly" w:date="2020-04-20T16:47:00Z">
        <w:r w:rsidR="00766D74">
          <w:t>s</w:t>
        </w:r>
      </w:ins>
    </w:p>
    <w:p w14:paraId="67CF02EA" w14:textId="001E84E6" w:rsidR="001B4954" w:rsidRDefault="001B4954" w:rsidP="001B4954">
      <w:r>
        <w:t>We can compare the outputs of both models in term</w:t>
      </w:r>
      <w:ins w:id="76" w:author="Christl Donnelly" w:date="2020-04-20T16:47:00Z">
        <w:r w:rsidR="00766D74">
          <w:t>s</w:t>
        </w:r>
      </w:ins>
      <w:r>
        <w:t xml:space="preserve"> how they each estimate transmissibility. </w:t>
      </w:r>
    </w:p>
    <w:p w14:paraId="2AD42D3F" w14:textId="7CBA1486" w:rsidR="00DA11EB" w:rsidRDefault="001B4954" w:rsidP="001B4954">
      <w:pPr>
        <w:rPr>
          <w:rFonts w:eastAsiaTheme="minorEastAsia"/>
        </w:rPr>
      </w:pPr>
      <w:r>
        <w:t xml:space="preserve">From the baseline model, we have daily estimates of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sidR="00DA11EB">
        <w:rPr>
          <w:rFonts w:eastAsiaTheme="minorEastAsia"/>
        </w:rPr>
        <w:t>.</w:t>
      </w:r>
      <w:r w:rsidR="00DA11EB" w:rsidRPr="00DA11EB">
        <w:rPr>
          <w:rFonts w:eastAsiaTheme="minorEastAsia"/>
        </w:rPr>
        <w:t xml:space="preserve"> </w:t>
      </w:r>
      <w:r w:rsidR="00DA11EB">
        <w:rPr>
          <w:rFonts w:eastAsiaTheme="minorEastAsia"/>
        </w:rPr>
        <w:t xml:space="preserve">From the full model, </w:t>
      </w:r>
      <w:r w:rsidR="00DA11EB">
        <w:t xml:space="preserve">we have daily estimates of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oMath>
      <w:r w:rsidR="00DA11EB">
        <w:rPr>
          <w:rFonts w:eastAsiaTheme="minorEastAsia"/>
        </w:rPr>
        <w:t>.</w:t>
      </w:r>
    </w:p>
    <w:p w14:paraId="09B24268" w14:textId="2BEB9347" w:rsidR="00DA11EB" w:rsidRDefault="00DA11EB" w:rsidP="001B4954">
      <w:pPr>
        <w:rPr>
          <w:rFonts w:eastAsiaTheme="minorEastAsia"/>
        </w:rPr>
      </w:pPr>
      <w:r>
        <w:rPr>
          <w:rFonts w:eastAsiaTheme="minorEastAsia"/>
        </w:rPr>
        <w:t xml:space="preserve">However, we must relate those reproduction numbers related to death to mobility patterns,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t,i</m:t>
            </m:r>
          </m:sub>
        </m:sSub>
      </m:oMath>
      <w:r>
        <w:rPr>
          <w:rFonts w:eastAsiaTheme="minorEastAsia"/>
        </w:rPr>
        <w:t xml:space="preserve"> , in the past when those dying were infected. We define an effective mobility,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i,t</m:t>
            </m:r>
          </m:sub>
          <m:sup>
            <m:r>
              <w:rPr>
                <w:rFonts w:ascii="Cambria Math" w:eastAsiaTheme="minorEastAsia" w:hAnsi="Cambria Math"/>
              </w:rPr>
              <m:t>eff</m:t>
            </m:r>
          </m:sup>
        </m:sSubSup>
      </m:oMath>
      <w:r>
        <w:rPr>
          <w:rFonts w:eastAsiaTheme="minorEastAsia"/>
        </w:rPr>
        <w:t xml:space="preserve"> , at time t that characterise</w:t>
      </w:r>
      <w:ins w:id="77" w:author="Christl Donnelly" w:date="2020-04-20T16:48:00Z">
        <w:r w:rsidR="00766D74">
          <w:rPr>
            <w:rFonts w:eastAsiaTheme="minorEastAsia"/>
          </w:rPr>
          <w:t>s</w:t>
        </w:r>
      </w:ins>
      <w:r>
        <w:rPr>
          <w:rFonts w:eastAsiaTheme="minorEastAsia"/>
        </w:rPr>
        <w:t xml:space="preserve"> the mobility experience at </w:t>
      </w:r>
      <w:ins w:id="78" w:author="Christl Donnelly" w:date="2020-04-20T16:48:00Z">
        <w:r w:rsidR="00766D74">
          <w:rPr>
            <w:rFonts w:eastAsiaTheme="minorEastAsia"/>
          </w:rPr>
          <w:t xml:space="preserve">the </w:t>
        </w:r>
      </w:ins>
      <w:r>
        <w:rPr>
          <w:rFonts w:eastAsiaTheme="minorEastAsia"/>
        </w:rPr>
        <w:t>time of infection of those who died at time t.</w:t>
      </w:r>
    </w:p>
    <w:p w14:paraId="4FACFCD0" w14:textId="5A8B7CBD" w:rsidR="00DA11EB" w:rsidRDefault="00DA11EB" w:rsidP="001B4954">
      <w:pPr>
        <w:rPr>
          <w:rFonts w:eastAsiaTheme="minorEastAsia"/>
        </w:rPr>
      </w:pPr>
      <w:r>
        <w:rPr>
          <w:rFonts w:eastAsiaTheme="minorEastAsia"/>
        </w:rPr>
        <w:t>From above, we have:</w:t>
      </w:r>
    </w:p>
    <w:p w14:paraId="67CBA7F6" w14:textId="212B2471" w:rsidR="00DA11EB" w:rsidRPr="00DA11EB" w:rsidRDefault="00FC6FA6" w:rsidP="00DA11EB">
      <w:pPr>
        <w:rPr>
          <w:rFonts w:eastAsiaTheme="minorEastAsia"/>
        </w:rPr>
      </w:pPr>
      <m:oMathPara>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t-s</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0,i</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i,s</m:t>
                          </m:r>
                        </m:sub>
                      </m:sSub>
                    </m:e>
                  </m:d>
                </m:sup>
              </m:sSup>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t-s</m:t>
                  </m:r>
                </m:sub>
              </m:sSub>
            </m:e>
          </m:nary>
        </m:oMath>
      </m:oMathPara>
    </w:p>
    <w:p w14:paraId="343D4503" w14:textId="71AFE8C6" w:rsidR="00DA11EB" w:rsidRDefault="00DA11EB" w:rsidP="001B4954">
      <w:pPr>
        <w:rPr>
          <w:rFonts w:eastAsiaTheme="minorEastAsia"/>
        </w:rPr>
      </w:pPr>
      <w:r>
        <w:rPr>
          <w:rFonts w:eastAsiaTheme="minorEastAsia"/>
        </w:rPr>
        <w:t>We define:</w:t>
      </w:r>
    </w:p>
    <w:p w14:paraId="0394EEB8" w14:textId="38B16F90" w:rsidR="00DA11EB" w:rsidRPr="00DA11EB" w:rsidRDefault="00FC6FA6" w:rsidP="00DA11EB">
      <w:pPr>
        <w:rPr>
          <w:rFonts w:eastAsiaTheme="minorEastAsia"/>
        </w:rPr>
      </w:pPr>
      <m:oMathPara>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0,i</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i,t</m:t>
                      </m:r>
                    </m:sub>
                    <m:sup>
                      <m:r>
                        <w:rPr>
                          <w:rFonts w:ascii="Cambria Math" w:eastAsiaTheme="minorEastAsia" w:hAnsi="Cambria Math"/>
                        </w:rPr>
                        <m:t>eff</m:t>
                      </m:r>
                    </m:sup>
                  </m:sSubSup>
                </m:e>
              </m:d>
            </m:sup>
          </m:sSup>
        </m:oMath>
      </m:oMathPara>
    </w:p>
    <w:p w14:paraId="0481E7EC" w14:textId="077DD43A" w:rsidR="00DA11EB" w:rsidRDefault="00766D74" w:rsidP="001B4954">
      <w:pPr>
        <w:rPr>
          <w:rFonts w:eastAsiaTheme="minorEastAsia"/>
        </w:rPr>
      </w:pPr>
      <w:ins w:id="79" w:author="Christl Donnelly" w:date="2020-04-20T16:48:00Z">
        <w:r>
          <w:rPr>
            <w:rFonts w:eastAsiaTheme="minorEastAsia"/>
          </w:rPr>
          <w:t>a</w:t>
        </w:r>
      </w:ins>
      <w:del w:id="80" w:author="Christl Donnelly" w:date="2020-04-20T16:48:00Z">
        <w:r w:rsidR="00DA11EB" w:rsidDel="00766D74">
          <w:rPr>
            <w:rFonts w:eastAsiaTheme="minorEastAsia"/>
          </w:rPr>
          <w:delText>A</w:delText>
        </w:r>
      </w:del>
      <w:r w:rsidR="00DA11EB">
        <w:rPr>
          <w:rFonts w:eastAsiaTheme="minorEastAsia"/>
        </w:rPr>
        <w:t>nd therefore</w:t>
      </w:r>
      <w:r w:rsidR="0013044F">
        <w:rPr>
          <w:rFonts w:eastAsiaTheme="minorEastAsia"/>
        </w:rPr>
        <w:t>,</w:t>
      </w:r>
      <w:r w:rsidR="00DA11EB">
        <w:rPr>
          <w:rFonts w:eastAsiaTheme="minorEastAsia"/>
        </w:rPr>
        <w:t xml:space="preserve"> the effective mobility is found as:</w:t>
      </w:r>
    </w:p>
    <w:p w14:paraId="0396B6A1" w14:textId="7EB0BFB9" w:rsidR="00DA11EB" w:rsidRPr="00DA11EB" w:rsidRDefault="00FC6FA6" w:rsidP="00DA11EB">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 xml:space="preserve"> m</m:t>
              </m:r>
            </m:e>
            <m:sub>
              <m:r>
                <w:rPr>
                  <w:rFonts w:ascii="Cambria Math" w:eastAsiaTheme="minorEastAsia" w:hAnsi="Cambria Math"/>
                </w:rPr>
                <m:t>i,t</m:t>
              </m:r>
            </m:sub>
            <m:sup>
              <m:r>
                <w:rPr>
                  <w:rFonts w:ascii="Cambria Math" w:eastAsiaTheme="minorEastAsia" w:hAnsi="Cambria Math"/>
                </w:rPr>
                <m:t>eff</m:t>
              </m:r>
            </m:sup>
          </m:sSubSup>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i</m:t>
                  </m:r>
                </m:sub>
              </m:sSub>
            </m:den>
          </m:f>
          <m:r>
            <w:rPr>
              <w:rFonts w:ascii="Cambria Math" w:hAnsi="Cambria Math"/>
            </w:rPr>
            <m:t xml:space="preserve"> log</m:t>
          </m:r>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t</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i,s</m:t>
                              </m:r>
                            </m:sub>
                          </m:sSub>
                        </m:e>
                      </m:d>
                    </m:sup>
                  </m:sSup>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t-s</m:t>
                      </m:r>
                    </m:sub>
                  </m:sSub>
                </m:e>
              </m:nary>
            </m:e>
          </m:d>
        </m:oMath>
      </m:oMathPara>
    </w:p>
    <w:p w14:paraId="53255C7A" w14:textId="11448575" w:rsidR="001B4954" w:rsidRDefault="004F6AAA" w:rsidP="001B4954">
      <w:pPr>
        <w:rPr>
          <w:rFonts w:eastAsiaTheme="minorEastAsia"/>
        </w:rPr>
      </w:pPr>
      <w:r>
        <w:rPr>
          <w:rFonts w:eastAsiaTheme="minorEastAsia"/>
        </w:rPr>
        <w:t xml:space="preserve">We can now plot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Pr>
          <w:rFonts w:eastAsiaTheme="minorEastAsia"/>
        </w:rPr>
        <w:t xml:space="preserve"> against the effective mobility at time of infection.</w:t>
      </w:r>
    </w:p>
    <w:p w14:paraId="4BD61BDC" w14:textId="0D7EA65D" w:rsidR="00F97B41" w:rsidRDefault="00F97B41" w:rsidP="001B4954">
      <w:pPr>
        <w:rPr>
          <w:rFonts w:eastAsiaTheme="minorEastAsia"/>
        </w:rPr>
      </w:pPr>
      <w:r>
        <w:rPr>
          <w:rFonts w:eastAsiaTheme="minorEastAsia"/>
        </w:rPr>
        <w:t xml:space="preserve">Finally, </w:t>
      </w:r>
      <w:ins w:id="81" w:author="Christl Donnelly" w:date="2020-04-20T16:48:00Z">
        <w:r w:rsidR="00766D74">
          <w:rPr>
            <w:rFonts w:eastAsiaTheme="minorEastAsia"/>
          </w:rPr>
          <w:t>w</w:t>
        </w:r>
      </w:ins>
      <w:del w:id="82" w:author="Christl Donnelly" w:date="2020-04-20T16:48:00Z">
        <w:r w:rsidDel="00766D74">
          <w:rPr>
            <w:rFonts w:eastAsiaTheme="minorEastAsia"/>
          </w:rPr>
          <w:delText>W</w:delText>
        </w:r>
      </w:del>
      <w:r>
        <w:rPr>
          <w:rFonts w:eastAsiaTheme="minorEastAsia"/>
        </w:rPr>
        <w:t xml:space="preserve">e can relate the </w:t>
      </w:r>
      <w:r>
        <w:t xml:space="preserve">effective reproduction number on day t, </w:t>
      </w:r>
      <m:oMath>
        <m:sSub>
          <m:sSubPr>
            <m:ctrlPr>
              <w:rPr>
                <w:rFonts w:ascii="Cambria Math" w:hAnsi="Cambria Math"/>
                <w:i/>
              </w:rPr>
            </m:ctrlPr>
          </m:sSubPr>
          <m:e>
            <m:r>
              <w:rPr>
                <w:rFonts w:ascii="Cambria Math" w:hAnsi="Cambria Math"/>
              </w:rPr>
              <m:t>R</m:t>
            </m:r>
          </m:e>
          <m:sub>
            <m:r>
              <w:rPr>
                <w:rFonts w:ascii="Cambria Math" w:hAnsi="Cambria Math"/>
              </w:rPr>
              <m:t>t,i</m:t>
            </m:r>
          </m:sub>
        </m:sSub>
      </m:oMath>
      <w:r>
        <w:rPr>
          <w:rFonts w:eastAsiaTheme="minorEastAsia"/>
        </w:rPr>
        <w:t xml:space="preserve"> , to any mobility (e.g. outside the observed range) given the functional relationship assumed </w:t>
      </w:r>
      <w:commentRangeStart w:id="83"/>
      <w:r>
        <w:rPr>
          <w:rFonts w:eastAsiaTheme="minorEastAsia"/>
        </w:rPr>
        <w:t>above.</w:t>
      </w:r>
      <w:commentRangeEnd w:id="83"/>
      <w:r w:rsidR="00A15D96">
        <w:rPr>
          <w:rStyle w:val="CommentReference"/>
        </w:rPr>
        <w:commentReference w:id="83"/>
      </w:r>
    </w:p>
    <w:p w14:paraId="4750785F" w14:textId="7526BCE2" w:rsidR="00F97B41" w:rsidRDefault="00F97B41" w:rsidP="001B4954">
      <w:pPr>
        <w:rPr>
          <w:rFonts w:eastAsiaTheme="minorEastAsia"/>
        </w:rPr>
      </w:pPr>
    </w:p>
    <w:p w14:paraId="486E2254" w14:textId="6584187E" w:rsidR="00F97B41" w:rsidRDefault="00F97B41" w:rsidP="00157550">
      <w:pPr>
        <w:pStyle w:val="Heading2"/>
      </w:pPr>
      <w:bookmarkStart w:id="84" w:name="_Toc38288950"/>
      <w:r>
        <w:t>Using the full model to produce short-term forecast</w:t>
      </w:r>
      <w:ins w:id="85" w:author="Christl Donnelly" w:date="2020-04-20T16:49:00Z">
        <w:r w:rsidR="00766D74">
          <w:t>s</w:t>
        </w:r>
      </w:ins>
      <w:r>
        <w:t xml:space="preserve"> and longer</w:t>
      </w:r>
      <w:r w:rsidR="00AD59E1">
        <w:t>-</w:t>
      </w:r>
      <w:r>
        <w:t>term scenario modelling</w:t>
      </w:r>
      <w:bookmarkEnd w:id="84"/>
    </w:p>
    <w:p w14:paraId="6A292B47" w14:textId="32A8403A" w:rsidR="00F97B41" w:rsidRPr="00F97B41" w:rsidRDefault="00F97B41" w:rsidP="00157550">
      <w:pPr>
        <w:pStyle w:val="Heading3"/>
      </w:pPr>
      <w:bookmarkStart w:id="86" w:name="_Toc38288951"/>
      <w:r>
        <w:t>Short-</w:t>
      </w:r>
      <w:r w:rsidRPr="00F97B41">
        <w:t>term forecast</w:t>
      </w:r>
      <w:r>
        <w:t>s</w:t>
      </w:r>
      <w:bookmarkEnd w:id="86"/>
    </w:p>
    <w:p w14:paraId="0024124B" w14:textId="04A1C324" w:rsidR="00F97B41" w:rsidRDefault="00F97B41" w:rsidP="001B4954">
      <w:r>
        <w:t>In the framework of the full model, information about recent mobility is hardly used in the inference as the chance of being infected on the latest day of data available and dying on that day is vanishingly small.</w:t>
      </w:r>
    </w:p>
    <w:p w14:paraId="4CC7ECDB" w14:textId="6787FDCD" w:rsidR="00F97B41" w:rsidRDefault="00F97B41" w:rsidP="001B4954">
      <w:del w:id="87" w:author="Christl Donnelly" w:date="2020-04-20T16:49:00Z">
        <w:r w:rsidDel="00766D74">
          <w:delText>Therefore</w:delText>
        </w:r>
      </w:del>
      <w:ins w:id="88" w:author="Christl Donnelly" w:date="2020-04-20T16:49:00Z">
        <w:r w:rsidR="00766D74">
          <w:t>However</w:t>
        </w:r>
      </w:ins>
      <w:r>
        <w:t xml:space="preserve">, recent </w:t>
      </w:r>
      <w:del w:id="89" w:author="Christl Donnelly" w:date="2020-04-20T16:49:00Z">
        <w:r w:rsidDel="00766D74">
          <w:delText xml:space="preserve">pattern of </w:delText>
        </w:r>
      </w:del>
      <w:r>
        <w:t xml:space="preserve">mobility </w:t>
      </w:r>
      <w:ins w:id="90" w:author="Christl Donnelly" w:date="2020-04-20T16:49:00Z">
        <w:r w:rsidR="00766D74">
          <w:t xml:space="preserve">patterns </w:t>
        </w:r>
      </w:ins>
      <w:r>
        <w:t xml:space="preserve">can be used to inform future </w:t>
      </w:r>
      <w:del w:id="91" w:author="Christl Donnelly" w:date="2020-04-20T16:49:00Z">
        <w:r w:rsidDel="00766D74">
          <w:delText xml:space="preserve">pattern </w:delText>
        </w:r>
      </w:del>
      <w:ins w:id="92" w:author="Christl Donnelly" w:date="2020-04-20T16:49:00Z">
        <w:r w:rsidR="00766D74">
          <w:t>incidence</w:t>
        </w:r>
        <w:r w:rsidR="00766D74">
          <w:t xml:space="preserve"> </w:t>
        </w:r>
      </w:ins>
      <w:r>
        <w:t>of deaths.</w:t>
      </w:r>
    </w:p>
    <w:p w14:paraId="1116811E" w14:textId="4C15A3FC" w:rsidR="00F97B41" w:rsidRDefault="00F97B41" w:rsidP="001B4954">
      <w:pPr>
        <w:rPr>
          <w:rFonts w:eastAsiaTheme="minorEastAsia"/>
        </w:rPr>
      </w:pPr>
      <w:r>
        <w:t xml:space="preserve">We can use the same equation used for inference to project forward. Past and recent mobility pattern will inform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oMath>
      <w:r>
        <w:rPr>
          <w:rFonts w:eastAsiaTheme="minorEastAsia"/>
        </w:rPr>
        <w:t>, and a branching process simulation can be used to forecast future cases.</w:t>
      </w:r>
    </w:p>
    <w:p w14:paraId="7540CD44" w14:textId="56A24831" w:rsidR="00F97B41" w:rsidRDefault="00F97B41" w:rsidP="001B4954">
      <w:pPr>
        <w:rPr>
          <w:rFonts w:eastAsiaTheme="minorEastAsia"/>
        </w:rPr>
      </w:pPr>
      <w:r>
        <w:rPr>
          <w:rFonts w:eastAsiaTheme="minorEastAsia"/>
        </w:rPr>
        <w:t>If forecast</w:t>
      </w:r>
      <w:ins w:id="93" w:author="Christl Donnelly" w:date="2020-04-20T16:55:00Z">
        <w:r w:rsidR="00A15D96">
          <w:rPr>
            <w:rFonts w:eastAsiaTheme="minorEastAsia"/>
          </w:rPr>
          <w:t>s</w:t>
        </w:r>
      </w:ins>
      <w:r>
        <w:rPr>
          <w:rFonts w:eastAsiaTheme="minorEastAsia"/>
        </w:rPr>
        <w:t xml:space="preserve"> are produced for a 7-day</w:t>
      </w:r>
      <w:del w:id="94" w:author="Christl Donnelly" w:date="2020-04-20T16:55:00Z">
        <w:r w:rsidDel="00A15D96">
          <w:rPr>
            <w:rFonts w:eastAsiaTheme="minorEastAsia"/>
          </w:rPr>
          <w:delText>s</w:delText>
        </w:r>
      </w:del>
      <w:r>
        <w:rPr>
          <w:rFonts w:eastAsiaTheme="minorEastAsia"/>
        </w:rPr>
        <w:t xml:space="preserve"> horizon, we have to make assumptions about the mobility patterns during those 7-days. However, this assumed future mobility barely influenced the forecast</w:t>
      </w:r>
      <w:ins w:id="95" w:author="Christl Donnelly" w:date="2020-04-20T16:56:00Z">
        <w:r w:rsidR="00A15D96">
          <w:rPr>
            <w:rFonts w:eastAsiaTheme="minorEastAsia"/>
          </w:rPr>
          <w:t>s</w:t>
        </w:r>
      </w:ins>
      <w:r>
        <w:rPr>
          <w:rFonts w:eastAsiaTheme="minorEastAsia"/>
        </w:rPr>
        <w:t xml:space="preserve"> as they are weighted by the distribution of the delay between infection and death. Given the assumed delay </w:t>
      </w:r>
      <w:r w:rsidR="00503335">
        <w:rPr>
          <w:rFonts w:eastAsiaTheme="minorEastAsia"/>
        </w:rPr>
        <w:t xml:space="preserve">between infection and deaths, on the last day </w:t>
      </w:r>
      <w:r w:rsidR="00AD59E1">
        <w:rPr>
          <w:rFonts w:eastAsiaTheme="minorEastAsia"/>
        </w:rPr>
        <w:t xml:space="preserve">of forecast (day 7), the last 7 days for which mobility patterns will be weighted by </w:t>
      </w:r>
      <m:oMath>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s</m:t>
                </m:r>
              </m:sub>
            </m:sSub>
          </m:e>
        </m:nary>
        <m:r>
          <w:rPr>
            <w:rFonts w:ascii="Cambria Math" w:eastAsiaTheme="minorEastAsia" w:hAnsi="Cambria Math"/>
          </w:rPr>
          <m:t>=2.9%</m:t>
        </m:r>
      </m:oMath>
      <w:r w:rsidR="00AD59E1">
        <w:rPr>
          <w:rFonts w:eastAsiaTheme="minorEastAsia"/>
        </w:rPr>
        <w:t>.</w:t>
      </w:r>
    </w:p>
    <w:p w14:paraId="2EF8CE6C" w14:textId="74AFFF14" w:rsidR="00AD59E1" w:rsidRDefault="00AD59E1" w:rsidP="001B4954">
      <w:r>
        <w:t xml:space="preserve">For the purpose of our short-term forecasts, we assume the future mobility </w:t>
      </w:r>
      <w:del w:id="96" w:author="Christl Donnelly" w:date="2020-04-20T16:56:00Z">
        <w:r w:rsidDel="00A15D96">
          <w:delText xml:space="preserve">to </w:delText>
        </w:r>
      </w:del>
      <w:r>
        <w:t>equal</w:t>
      </w:r>
      <w:ins w:id="97" w:author="Christl Donnelly" w:date="2020-04-20T16:56:00Z">
        <w:r w:rsidR="00A15D96">
          <w:t>s</w:t>
        </w:r>
      </w:ins>
      <w:r>
        <w:t xml:space="preserve"> the last </w:t>
      </w:r>
      <w:ins w:id="98" w:author="Christl Donnelly" w:date="2020-04-20T16:56:00Z">
        <w:r w:rsidR="00A15D96">
          <w:t xml:space="preserve">observed </w:t>
        </w:r>
      </w:ins>
      <w:r>
        <w:t>measure of mobility.</w:t>
      </w:r>
    </w:p>
    <w:p w14:paraId="15E5269E" w14:textId="300E10D9" w:rsidR="00AD59E1" w:rsidRPr="00AD59E1" w:rsidRDefault="00AD59E1" w:rsidP="00AD59E1">
      <w:pPr>
        <w:ind w:firstLine="720"/>
        <w:rPr>
          <w:i/>
        </w:rPr>
      </w:pPr>
      <w:r>
        <w:rPr>
          <w:i/>
        </w:rPr>
        <w:t>L</w:t>
      </w:r>
      <w:r w:rsidRPr="00AD59E1">
        <w:rPr>
          <w:i/>
        </w:rPr>
        <w:t>onger-term scenario modelling</w:t>
      </w:r>
    </w:p>
    <w:p w14:paraId="65EEBC79" w14:textId="7871CAE8" w:rsidR="00AD59E1" w:rsidRDefault="00AD59E1" w:rsidP="001B4954">
      <w:r>
        <w:t>For</w:t>
      </w:r>
      <w:ins w:id="99" w:author="Christl Donnelly" w:date="2020-04-20T16:56:00Z">
        <w:r w:rsidR="00A15D96">
          <w:t xml:space="preserve"> the</w:t>
        </w:r>
      </w:ins>
      <w:r>
        <w:t xml:space="preserve"> longer</w:t>
      </w:r>
      <w:ins w:id="100" w:author="Christl Donnelly" w:date="2020-04-20T16:57:00Z">
        <w:r w:rsidR="00A15D96">
          <w:t xml:space="preserve"> </w:t>
        </w:r>
      </w:ins>
      <w:del w:id="101" w:author="Christl Donnelly" w:date="2020-04-20T16:56:00Z">
        <w:r w:rsidDel="00A15D96">
          <w:delText>-</w:delText>
        </w:r>
      </w:del>
      <w:r>
        <w:t>term</w:t>
      </w:r>
      <w:del w:id="102" w:author="Christl Donnelly" w:date="2020-04-20T16:57:00Z">
        <w:r w:rsidDel="00A15D96">
          <w:delText xml:space="preserve"> predictions</w:delText>
        </w:r>
        <w:r w:rsidR="00214BE4" w:rsidDel="00A15D96">
          <w:delText xml:space="preserve"> (60 days forward)</w:delText>
        </w:r>
      </w:del>
      <w:r>
        <w:t xml:space="preserve">, we </w:t>
      </w:r>
      <w:r w:rsidR="00030243">
        <w:t>explore</w:t>
      </w:r>
      <w:r>
        <w:t xml:space="preserve"> </w:t>
      </w:r>
      <w:r w:rsidR="00030243">
        <w:t>two</w:t>
      </w:r>
      <w:r>
        <w:t xml:space="preserve"> scenarios, assuming future mobility will be:</w:t>
      </w:r>
    </w:p>
    <w:p w14:paraId="648BB9F9" w14:textId="1D18C4E0" w:rsidR="00AD59E1" w:rsidRDefault="00030243" w:rsidP="00AD59E1">
      <w:pPr>
        <w:pStyle w:val="ListParagraph"/>
        <w:numPr>
          <w:ilvl w:val="0"/>
          <w:numId w:val="1"/>
        </w:numPr>
      </w:pPr>
      <w:commentRangeStart w:id="103"/>
      <w:r>
        <w:t xml:space="preserve">maintained at </w:t>
      </w:r>
      <w:r w:rsidR="00AD59E1">
        <w:t>reduced</w:t>
      </w:r>
      <w:r>
        <w:t xml:space="preserve"> level of</w:t>
      </w:r>
      <w:r w:rsidR="00AD59E1">
        <w:t xml:space="preserve"> 5% of its maximum level</w:t>
      </w:r>
    </w:p>
    <w:p w14:paraId="43905AAC" w14:textId="6CC9802F" w:rsidR="00AD59E1" w:rsidRDefault="00030243" w:rsidP="00AD59E1">
      <w:pPr>
        <w:pStyle w:val="ListParagraph"/>
        <w:numPr>
          <w:ilvl w:val="0"/>
          <w:numId w:val="1"/>
        </w:numPr>
      </w:pPr>
      <w:r>
        <w:t>gradually increased from its current level to its maximum over a period of 60 days (linear increase in mobility).</w:t>
      </w:r>
      <w:commentRangeEnd w:id="103"/>
      <w:r w:rsidR="00A15D96">
        <w:rPr>
          <w:rStyle w:val="CommentReference"/>
        </w:rPr>
        <w:commentReference w:id="103"/>
      </w:r>
    </w:p>
    <w:p w14:paraId="09478177" w14:textId="293DFDF2" w:rsidR="00030243" w:rsidRDefault="00030243" w:rsidP="00030243"/>
    <w:p w14:paraId="4A44064E" w14:textId="31BDC938" w:rsidR="00BF6501" w:rsidRDefault="00BF6501">
      <w:r>
        <w:br w:type="page"/>
      </w:r>
    </w:p>
    <w:p w14:paraId="58DD456E" w14:textId="6F8D091C" w:rsidR="00030243" w:rsidRDefault="00BF6501" w:rsidP="00157550">
      <w:pPr>
        <w:pStyle w:val="Heading1"/>
      </w:pPr>
      <w:bookmarkStart w:id="104" w:name="_Toc38288952"/>
      <w:r>
        <w:lastRenderedPageBreak/>
        <w:t>Results</w:t>
      </w:r>
      <w:bookmarkEnd w:id="104"/>
    </w:p>
    <w:p w14:paraId="10A35DD4" w14:textId="61692FC3" w:rsidR="00BF6501" w:rsidRDefault="00BF6501" w:rsidP="00030243"/>
    <w:p w14:paraId="1B5A41DB" w14:textId="709D2541" w:rsidR="00AD019F" w:rsidRDefault="00AD019F" w:rsidP="00030243"/>
    <w:p w14:paraId="57AB1F61" w14:textId="04C3783D" w:rsidR="00AD019F" w:rsidRDefault="00157550" w:rsidP="00157550">
      <w:pPr>
        <w:pStyle w:val="Heading2"/>
      </w:pPr>
      <w:bookmarkStart w:id="105" w:name="_Toc38288953"/>
      <w:r>
        <w:t>Main analysis</w:t>
      </w:r>
      <w:bookmarkEnd w:id="105"/>
    </w:p>
    <w:p w14:paraId="5315465D" w14:textId="3F0EE48E" w:rsidR="00AD019F" w:rsidRDefault="00D93966" w:rsidP="00030243">
      <w:r>
        <w:rPr>
          <w:noProof/>
          <w:lang w:eastAsia="en-GB"/>
        </w:rPr>
        <w:drawing>
          <wp:inline distT="0" distB="0" distL="0" distR="0" wp14:anchorId="3963047C" wp14:editId="1B46A0DB">
            <wp:extent cx="5731510" cy="3820795"/>
            <wp:effectExtent l="0" t="0" r="254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untry_plot-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6AA085" w14:textId="5735E0E2" w:rsidR="00AD019F" w:rsidRDefault="00AD019F" w:rsidP="00030243"/>
    <w:p w14:paraId="4901213B" w14:textId="4B64BA30" w:rsidR="0004481A" w:rsidRDefault="0004481A" w:rsidP="00030243"/>
    <w:p w14:paraId="72479089" w14:textId="7B334BAF" w:rsidR="0004481A" w:rsidRDefault="008471BB" w:rsidP="008471BB">
      <w:pPr>
        <w:pStyle w:val="Heading2"/>
      </w:pPr>
      <w:bookmarkStart w:id="106" w:name="_Toc38288954"/>
      <w:r>
        <w:t>F</w:t>
      </w:r>
      <w:r w:rsidR="0004481A">
        <w:t>orecast</w:t>
      </w:r>
      <w:bookmarkEnd w:id="106"/>
    </w:p>
    <w:p w14:paraId="77E062BE" w14:textId="79EB697D" w:rsidR="0004481A" w:rsidRDefault="0004481A" w:rsidP="00030243"/>
    <w:p w14:paraId="573AD66C" w14:textId="25B47532" w:rsidR="008471BB" w:rsidRDefault="008471BB" w:rsidP="00030243">
      <w:r>
        <w:t>Short term</w:t>
      </w:r>
      <w:del w:id="107" w:author="Christl Donnelly" w:date="2020-04-20T16:57:00Z">
        <w:r w:rsidDel="00A15D96">
          <w:delText xml:space="preserve"> </w:delText>
        </w:r>
      </w:del>
      <w:r>
        <w:t>: 7 days given observed mobility</w:t>
      </w:r>
    </w:p>
    <w:p w14:paraId="74FABD7D" w14:textId="3DEE6B1C" w:rsidR="008471BB" w:rsidRPr="0099719C" w:rsidRDefault="008471BB" w:rsidP="008471BB">
      <w:r>
        <w:t xml:space="preserve">Longer term </w:t>
      </w:r>
      <w:r w:rsidR="0004481A">
        <w:t xml:space="preserve">2 months with </w:t>
      </w:r>
      <w:r w:rsidR="0004481A" w:rsidRPr="0099719C">
        <w:t>either</w:t>
      </w:r>
      <w:r w:rsidRPr="0099719C">
        <w:t xml:space="preserve">: </w:t>
      </w:r>
      <w:r w:rsidR="0004481A" w:rsidRPr="0099719C">
        <w:t>Same restricted mobility as last</w:t>
      </w:r>
      <w:ins w:id="108" w:author="Christl Donnelly" w:date="2020-04-20T16:59:00Z">
        <w:r w:rsidR="00A15D96">
          <w:t xml:space="preserve"> observed</w:t>
        </w:r>
      </w:ins>
      <w:r w:rsidR="0004481A" w:rsidRPr="0099719C">
        <w:t xml:space="preserve"> date</w:t>
      </w:r>
      <w:del w:id="109" w:author="Christl Donnelly" w:date="2020-04-20T16:59:00Z">
        <w:r w:rsidR="0004481A" w:rsidRPr="0099719C" w:rsidDel="00A15D96">
          <w:delText>s</w:delText>
        </w:r>
      </w:del>
      <w:r w:rsidR="0099719C" w:rsidRPr="0099719C">
        <w:t xml:space="preserve"> (bottom left)</w:t>
      </w:r>
      <w:r w:rsidRPr="0099719C">
        <w:t xml:space="preserve"> or </w:t>
      </w:r>
      <w:ins w:id="110" w:author="Christl Donnelly" w:date="2020-04-20T16:59:00Z">
        <w:r w:rsidR="00A15D96">
          <w:t>m</w:t>
        </w:r>
      </w:ins>
      <w:del w:id="111" w:author="Christl Donnelly" w:date="2020-04-20T16:59:00Z">
        <w:r w:rsidR="0004481A" w:rsidRPr="0099719C" w:rsidDel="00A15D96">
          <w:delText>M</w:delText>
        </w:r>
      </w:del>
      <w:r w:rsidR="0004481A" w:rsidRPr="0099719C">
        <w:t>obility linearly increase back to 100% over 2 months</w:t>
      </w:r>
      <w:r w:rsidR="0099719C" w:rsidRPr="0099719C">
        <w:t xml:space="preserve"> (top right – see log10 scale)</w:t>
      </w:r>
    </w:p>
    <w:p w14:paraId="73E132A1" w14:textId="4CA43579" w:rsidR="008471BB" w:rsidRPr="008471BB" w:rsidRDefault="008471BB" w:rsidP="008471BB">
      <w:r>
        <w:t xml:space="preserve">In plot, </w:t>
      </w:r>
    </w:p>
    <w:p w14:paraId="62B68522" w14:textId="52A446D6" w:rsidR="0004481A" w:rsidRDefault="0004481A" w:rsidP="00030243"/>
    <w:p w14:paraId="033E5E75" w14:textId="029A7454" w:rsidR="008471BB" w:rsidRDefault="008471BB" w:rsidP="00030243"/>
    <w:p w14:paraId="28F7C6C2" w14:textId="4490D7AF" w:rsidR="008471BB" w:rsidRDefault="008471BB" w:rsidP="00030243"/>
    <w:p w14:paraId="03AF2FA7" w14:textId="526F42F7" w:rsidR="008471BB" w:rsidRDefault="0099719C" w:rsidP="00030243">
      <w:r>
        <w:rPr>
          <w:noProof/>
          <w:lang w:eastAsia="en-GB"/>
        </w:rPr>
        <w:lastRenderedPageBreak/>
        <w:drawing>
          <wp:inline distT="0" distB="0" distL="0" distR="0" wp14:anchorId="1168E12A" wp14:editId="415699FF">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K-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E42A35C" w14:textId="3D81EA25" w:rsidR="008471BB" w:rsidRDefault="008471BB" w:rsidP="00030243"/>
    <w:p w14:paraId="3C007298" w14:textId="7839134C" w:rsidR="008471BB" w:rsidRDefault="008471BB" w:rsidP="00030243"/>
    <w:p w14:paraId="40A641E5" w14:textId="348B887F" w:rsidR="008471BB" w:rsidRDefault="008471BB" w:rsidP="008471BB">
      <w:pPr>
        <w:pStyle w:val="Heading2"/>
      </w:pPr>
      <w:bookmarkStart w:id="112" w:name="_Toc38288955"/>
      <w:r>
        <w:t>Threshold for mobility per country</w:t>
      </w:r>
      <w:bookmarkEnd w:id="112"/>
    </w:p>
    <w:p w14:paraId="6DE2CD7C" w14:textId="7F95BF1B" w:rsidR="00AD019F" w:rsidRDefault="00AD019F" w:rsidP="00D93966"/>
    <w:tbl>
      <w:tblPr>
        <w:tblStyle w:val="PlainTable3"/>
        <w:tblW w:w="6188" w:type="dxa"/>
        <w:jc w:val="center"/>
        <w:tblLook w:val="04A0" w:firstRow="1" w:lastRow="0" w:firstColumn="1" w:lastColumn="0" w:noHBand="0" w:noVBand="1"/>
      </w:tblPr>
      <w:tblGrid>
        <w:gridCol w:w="3029"/>
        <w:gridCol w:w="1053"/>
        <w:gridCol w:w="1053"/>
        <w:gridCol w:w="1053"/>
      </w:tblGrid>
      <w:tr w:rsidR="00D93966" w:rsidRPr="007A4657" w14:paraId="4C6C121C" w14:textId="77777777" w:rsidTr="00D93966">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3029" w:type="dxa"/>
            <w:noWrap/>
            <w:hideMark/>
          </w:tcPr>
          <w:p w14:paraId="7FFD78ED" w14:textId="77777777" w:rsidR="00D93966" w:rsidRPr="007A4657" w:rsidRDefault="00D93966" w:rsidP="00157550">
            <w:pPr>
              <w:rPr>
                <w:rFonts w:ascii="Calibri" w:eastAsia="Times New Roman" w:hAnsi="Calibri" w:cs="Calibri"/>
                <w:color w:val="000000"/>
                <w:lang w:eastAsia="en-GB"/>
              </w:rPr>
            </w:pPr>
            <w:r w:rsidRPr="007A4657">
              <w:rPr>
                <w:rFonts w:ascii="Calibri" w:eastAsia="Times New Roman" w:hAnsi="Calibri" w:cs="Calibri"/>
                <w:color w:val="000000"/>
                <w:lang w:eastAsia="en-GB"/>
              </w:rPr>
              <w:t>country</w:t>
            </w:r>
          </w:p>
        </w:tc>
        <w:tc>
          <w:tcPr>
            <w:tcW w:w="1053" w:type="dxa"/>
            <w:noWrap/>
            <w:hideMark/>
          </w:tcPr>
          <w:p w14:paraId="3A1524D8" w14:textId="77777777" w:rsidR="00D93966" w:rsidRPr="007A4657" w:rsidRDefault="00D93966" w:rsidP="00157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4657">
              <w:rPr>
                <w:rFonts w:ascii="Calibri" w:eastAsia="Times New Roman" w:hAnsi="Calibri" w:cs="Calibri"/>
                <w:color w:val="000000"/>
                <w:lang w:eastAsia="en-GB"/>
              </w:rPr>
              <w:t>median</w:t>
            </w:r>
          </w:p>
        </w:tc>
        <w:tc>
          <w:tcPr>
            <w:tcW w:w="1053" w:type="dxa"/>
            <w:noWrap/>
            <w:hideMark/>
          </w:tcPr>
          <w:p w14:paraId="583338FA" w14:textId="77777777" w:rsidR="00D93966" w:rsidRPr="007A4657" w:rsidRDefault="00D93966" w:rsidP="00157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4657">
              <w:rPr>
                <w:rFonts w:ascii="Calibri" w:eastAsia="Times New Roman" w:hAnsi="Calibri" w:cs="Calibri"/>
                <w:color w:val="000000"/>
                <w:lang w:eastAsia="en-GB"/>
              </w:rPr>
              <w:t>low</w:t>
            </w:r>
          </w:p>
        </w:tc>
        <w:tc>
          <w:tcPr>
            <w:tcW w:w="1053" w:type="dxa"/>
            <w:noWrap/>
            <w:hideMark/>
          </w:tcPr>
          <w:p w14:paraId="401DA5BD" w14:textId="77777777" w:rsidR="00D93966" w:rsidRPr="007A4657" w:rsidRDefault="00D93966" w:rsidP="00157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4657">
              <w:rPr>
                <w:rFonts w:ascii="Calibri" w:eastAsia="Times New Roman" w:hAnsi="Calibri" w:cs="Calibri"/>
                <w:color w:val="000000"/>
                <w:lang w:eastAsia="en-GB"/>
              </w:rPr>
              <w:t>up</w:t>
            </w:r>
          </w:p>
        </w:tc>
      </w:tr>
      <w:tr w:rsidR="00D93966" w:rsidRPr="007A4657" w14:paraId="13658ABB"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8FF9CD4"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Austria</w:t>
            </w:r>
          </w:p>
        </w:tc>
        <w:tc>
          <w:tcPr>
            <w:tcW w:w="1053" w:type="dxa"/>
            <w:noWrap/>
            <w:vAlign w:val="bottom"/>
            <w:hideMark/>
          </w:tcPr>
          <w:p w14:paraId="313056FF" w14:textId="05269190"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0.63</w:t>
            </w:r>
          </w:p>
        </w:tc>
        <w:tc>
          <w:tcPr>
            <w:tcW w:w="1053" w:type="dxa"/>
            <w:noWrap/>
            <w:vAlign w:val="bottom"/>
            <w:hideMark/>
          </w:tcPr>
          <w:p w14:paraId="26863048" w14:textId="3E61535E"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0.56</w:t>
            </w:r>
          </w:p>
        </w:tc>
        <w:tc>
          <w:tcPr>
            <w:tcW w:w="1053" w:type="dxa"/>
            <w:noWrap/>
            <w:vAlign w:val="bottom"/>
            <w:hideMark/>
          </w:tcPr>
          <w:p w14:paraId="04F7041D" w14:textId="3634ED6D"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0.74</w:t>
            </w:r>
          </w:p>
        </w:tc>
      </w:tr>
      <w:tr w:rsidR="00D93966" w:rsidRPr="007A4657" w14:paraId="127F0B68"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3987D245"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Belgium</w:t>
            </w:r>
          </w:p>
        </w:tc>
        <w:tc>
          <w:tcPr>
            <w:tcW w:w="1053" w:type="dxa"/>
            <w:noWrap/>
            <w:vAlign w:val="bottom"/>
            <w:hideMark/>
          </w:tcPr>
          <w:p w14:paraId="2A9A6C99" w14:textId="3E97C99A"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0.98</w:t>
            </w:r>
          </w:p>
        </w:tc>
        <w:tc>
          <w:tcPr>
            <w:tcW w:w="1053" w:type="dxa"/>
            <w:noWrap/>
            <w:vAlign w:val="bottom"/>
            <w:hideMark/>
          </w:tcPr>
          <w:p w14:paraId="0144E0A9" w14:textId="77FD9A6E"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0.90</w:t>
            </w:r>
          </w:p>
        </w:tc>
        <w:tc>
          <w:tcPr>
            <w:tcW w:w="1053" w:type="dxa"/>
            <w:noWrap/>
            <w:vAlign w:val="bottom"/>
            <w:hideMark/>
          </w:tcPr>
          <w:p w14:paraId="4A6B53EA" w14:textId="2AB3A202"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2C5F1467"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EE55A17"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Brazil</w:t>
            </w:r>
          </w:p>
        </w:tc>
        <w:tc>
          <w:tcPr>
            <w:tcW w:w="1053" w:type="dxa"/>
            <w:noWrap/>
            <w:vAlign w:val="bottom"/>
            <w:hideMark/>
          </w:tcPr>
          <w:p w14:paraId="2FBDFEDF" w14:textId="641244CA"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0.76</w:t>
            </w:r>
          </w:p>
        </w:tc>
        <w:tc>
          <w:tcPr>
            <w:tcW w:w="1053" w:type="dxa"/>
            <w:noWrap/>
            <w:vAlign w:val="bottom"/>
            <w:hideMark/>
          </w:tcPr>
          <w:p w14:paraId="26E774AC" w14:textId="2C91501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0.69</w:t>
            </w:r>
          </w:p>
        </w:tc>
        <w:tc>
          <w:tcPr>
            <w:tcW w:w="1053" w:type="dxa"/>
            <w:noWrap/>
            <w:vAlign w:val="bottom"/>
            <w:hideMark/>
          </w:tcPr>
          <w:p w14:paraId="1873C526" w14:textId="6E1491E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0.85</w:t>
            </w:r>
          </w:p>
        </w:tc>
      </w:tr>
      <w:tr w:rsidR="00D93966" w:rsidRPr="007A4657" w14:paraId="0BA7E621"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69E85D7"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Canada</w:t>
            </w:r>
          </w:p>
        </w:tc>
        <w:tc>
          <w:tcPr>
            <w:tcW w:w="1053" w:type="dxa"/>
            <w:noWrap/>
            <w:vAlign w:val="bottom"/>
            <w:hideMark/>
          </w:tcPr>
          <w:p w14:paraId="1A815B74" w14:textId="75814DD5"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0.94</w:t>
            </w:r>
          </w:p>
        </w:tc>
        <w:tc>
          <w:tcPr>
            <w:tcW w:w="1053" w:type="dxa"/>
            <w:noWrap/>
            <w:vAlign w:val="bottom"/>
            <w:hideMark/>
          </w:tcPr>
          <w:p w14:paraId="6F9E3C84" w14:textId="4D98BDC6"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0.78</w:t>
            </w:r>
          </w:p>
        </w:tc>
        <w:tc>
          <w:tcPr>
            <w:tcW w:w="1053" w:type="dxa"/>
            <w:noWrap/>
            <w:vAlign w:val="bottom"/>
            <w:hideMark/>
          </w:tcPr>
          <w:p w14:paraId="248489D1" w14:textId="7D7105FE"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3D24ADBE"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334333D"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Colombia</w:t>
            </w:r>
          </w:p>
        </w:tc>
        <w:tc>
          <w:tcPr>
            <w:tcW w:w="1053" w:type="dxa"/>
            <w:noWrap/>
            <w:vAlign w:val="bottom"/>
            <w:hideMark/>
          </w:tcPr>
          <w:p w14:paraId="449E8E4A" w14:textId="3A57589F"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11C592A3" w14:textId="58977A4F"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0.92</w:t>
            </w:r>
          </w:p>
        </w:tc>
        <w:tc>
          <w:tcPr>
            <w:tcW w:w="1053" w:type="dxa"/>
            <w:noWrap/>
            <w:vAlign w:val="bottom"/>
            <w:hideMark/>
          </w:tcPr>
          <w:p w14:paraId="63974450" w14:textId="0AE34FA6"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5FF3B85A"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32A3574"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Czechia</w:t>
            </w:r>
          </w:p>
        </w:tc>
        <w:tc>
          <w:tcPr>
            <w:tcW w:w="1053" w:type="dxa"/>
            <w:noWrap/>
            <w:vAlign w:val="bottom"/>
            <w:hideMark/>
          </w:tcPr>
          <w:p w14:paraId="45517E67" w14:textId="5A413A65"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0.65</w:t>
            </w:r>
          </w:p>
        </w:tc>
        <w:tc>
          <w:tcPr>
            <w:tcW w:w="1053" w:type="dxa"/>
            <w:noWrap/>
            <w:vAlign w:val="bottom"/>
            <w:hideMark/>
          </w:tcPr>
          <w:p w14:paraId="626B1865" w14:textId="6ACCDA43"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4193D8DF" w14:textId="169B2DBC"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0.78</w:t>
            </w:r>
          </w:p>
        </w:tc>
      </w:tr>
      <w:tr w:rsidR="00D93966" w:rsidRPr="007A4657" w14:paraId="6EE63470"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3F450A1"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Denmark</w:t>
            </w:r>
          </w:p>
        </w:tc>
        <w:tc>
          <w:tcPr>
            <w:tcW w:w="1053" w:type="dxa"/>
            <w:noWrap/>
            <w:vAlign w:val="bottom"/>
            <w:hideMark/>
          </w:tcPr>
          <w:p w14:paraId="6EC5F498" w14:textId="70884EEE"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0.44</w:t>
            </w:r>
          </w:p>
        </w:tc>
        <w:tc>
          <w:tcPr>
            <w:tcW w:w="1053" w:type="dxa"/>
            <w:noWrap/>
            <w:vAlign w:val="bottom"/>
            <w:hideMark/>
          </w:tcPr>
          <w:p w14:paraId="3B456FB1" w14:textId="62EAB418"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0.38</w:t>
            </w:r>
          </w:p>
        </w:tc>
        <w:tc>
          <w:tcPr>
            <w:tcW w:w="1053" w:type="dxa"/>
            <w:noWrap/>
            <w:vAlign w:val="bottom"/>
            <w:hideMark/>
          </w:tcPr>
          <w:p w14:paraId="71DAB888" w14:textId="1F441156"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0.52</w:t>
            </w:r>
          </w:p>
        </w:tc>
      </w:tr>
      <w:tr w:rsidR="00D93966" w:rsidRPr="007A4657" w14:paraId="6BD3D0D2"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076906C"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Egypt</w:t>
            </w:r>
          </w:p>
        </w:tc>
        <w:tc>
          <w:tcPr>
            <w:tcW w:w="1053" w:type="dxa"/>
            <w:noWrap/>
            <w:vAlign w:val="bottom"/>
            <w:hideMark/>
          </w:tcPr>
          <w:p w14:paraId="2F8F29B8" w14:textId="4036E7A8"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2240514F" w14:textId="69076F80"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0.84</w:t>
            </w:r>
          </w:p>
        </w:tc>
        <w:tc>
          <w:tcPr>
            <w:tcW w:w="1053" w:type="dxa"/>
            <w:noWrap/>
            <w:vAlign w:val="bottom"/>
            <w:hideMark/>
          </w:tcPr>
          <w:p w14:paraId="187C18E5" w14:textId="007013D6"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6CE9D159"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37FEFB01"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France</w:t>
            </w:r>
          </w:p>
        </w:tc>
        <w:tc>
          <w:tcPr>
            <w:tcW w:w="1053" w:type="dxa"/>
            <w:noWrap/>
            <w:vAlign w:val="bottom"/>
            <w:hideMark/>
          </w:tcPr>
          <w:p w14:paraId="4BF032CC" w14:textId="6140E1AA"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0.72</w:t>
            </w:r>
          </w:p>
        </w:tc>
        <w:tc>
          <w:tcPr>
            <w:tcW w:w="1053" w:type="dxa"/>
            <w:noWrap/>
            <w:vAlign w:val="bottom"/>
            <w:hideMark/>
          </w:tcPr>
          <w:p w14:paraId="58D9A95B" w14:textId="4B133C5F"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0.71</w:t>
            </w:r>
          </w:p>
        </w:tc>
        <w:tc>
          <w:tcPr>
            <w:tcW w:w="1053" w:type="dxa"/>
            <w:noWrap/>
            <w:vAlign w:val="bottom"/>
            <w:hideMark/>
          </w:tcPr>
          <w:p w14:paraId="3142DB74" w14:textId="645BD431"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0.74</w:t>
            </w:r>
          </w:p>
        </w:tc>
      </w:tr>
      <w:tr w:rsidR="00D93966" w:rsidRPr="007A4657" w14:paraId="21B7BAA1"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11125DC"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Germany</w:t>
            </w:r>
          </w:p>
        </w:tc>
        <w:tc>
          <w:tcPr>
            <w:tcW w:w="1053" w:type="dxa"/>
            <w:noWrap/>
            <w:vAlign w:val="bottom"/>
            <w:hideMark/>
          </w:tcPr>
          <w:p w14:paraId="69E663BA" w14:textId="35B1D6FE"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0.55</w:t>
            </w:r>
          </w:p>
        </w:tc>
        <w:tc>
          <w:tcPr>
            <w:tcW w:w="1053" w:type="dxa"/>
            <w:noWrap/>
            <w:vAlign w:val="bottom"/>
            <w:hideMark/>
          </w:tcPr>
          <w:p w14:paraId="468CCB9C" w14:textId="24F75FBB"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0.53</w:t>
            </w:r>
          </w:p>
        </w:tc>
        <w:tc>
          <w:tcPr>
            <w:tcW w:w="1053" w:type="dxa"/>
            <w:noWrap/>
            <w:vAlign w:val="bottom"/>
            <w:hideMark/>
          </w:tcPr>
          <w:p w14:paraId="226BEEE0" w14:textId="1154FBCD"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0.59</w:t>
            </w:r>
          </w:p>
        </w:tc>
      </w:tr>
      <w:tr w:rsidR="00D93966" w:rsidRPr="007A4657" w14:paraId="02A5401C"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07F6F42"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India</w:t>
            </w:r>
          </w:p>
        </w:tc>
        <w:tc>
          <w:tcPr>
            <w:tcW w:w="1053" w:type="dxa"/>
            <w:noWrap/>
            <w:vAlign w:val="bottom"/>
            <w:hideMark/>
          </w:tcPr>
          <w:p w14:paraId="53DBF65D" w14:textId="0834E139"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38874140" w14:textId="73986C22"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37DF0A91" w14:textId="7AB9CADA"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27A2CDAB"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8992713"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Indonesia</w:t>
            </w:r>
          </w:p>
        </w:tc>
        <w:tc>
          <w:tcPr>
            <w:tcW w:w="1053" w:type="dxa"/>
            <w:noWrap/>
            <w:vAlign w:val="bottom"/>
            <w:hideMark/>
          </w:tcPr>
          <w:p w14:paraId="467CC086" w14:textId="7DFCF509"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0.77</w:t>
            </w:r>
          </w:p>
        </w:tc>
        <w:tc>
          <w:tcPr>
            <w:tcW w:w="1053" w:type="dxa"/>
            <w:noWrap/>
            <w:vAlign w:val="bottom"/>
            <w:hideMark/>
          </w:tcPr>
          <w:p w14:paraId="3AF29D23" w14:textId="09DD30B4"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0.55</w:t>
            </w:r>
          </w:p>
        </w:tc>
        <w:tc>
          <w:tcPr>
            <w:tcW w:w="1053" w:type="dxa"/>
            <w:noWrap/>
            <w:vAlign w:val="bottom"/>
            <w:hideMark/>
          </w:tcPr>
          <w:p w14:paraId="088313FF" w14:textId="36544CAB"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1D0492FA"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BB8DD28"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Ireland</w:t>
            </w:r>
          </w:p>
        </w:tc>
        <w:tc>
          <w:tcPr>
            <w:tcW w:w="1053" w:type="dxa"/>
            <w:noWrap/>
            <w:vAlign w:val="bottom"/>
            <w:hideMark/>
          </w:tcPr>
          <w:p w14:paraId="6E091EAC" w14:textId="44062BB7"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0.70</w:t>
            </w:r>
          </w:p>
        </w:tc>
        <w:tc>
          <w:tcPr>
            <w:tcW w:w="1053" w:type="dxa"/>
            <w:noWrap/>
            <w:vAlign w:val="bottom"/>
            <w:hideMark/>
          </w:tcPr>
          <w:p w14:paraId="6EEA8FD6" w14:textId="7E92CE02"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0.59</w:t>
            </w:r>
          </w:p>
        </w:tc>
        <w:tc>
          <w:tcPr>
            <w:tcW w:w="1053" w:type="dxa"/>
            <w:noWrap/>
            <w:vAlign w:val="bottom"/>
            <w:hideMark/>
          </w:tcPr>
          <w:p w14:paraId="379CFF8D" w14:textId="5F3F03D8"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0.83</w:t>
            </w:r>
          </w:p>
        </w:tc>
      </w:tr>
      <w:tr w:rsidR="00D93966" w:rsidRPr="007A4657" w14:paraId="42775BAA"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38730A0"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Israel</w:t>
            </w:r>
          </w:p>
        </w:tc>
        <w:tc>
          <w:tcPr>
            <w:tcW w:w="1053" w:type="dxa"/>
            <w:noWrap/>
            <w:vAlign w:val="bottom"/>
            <w:hideMark/>
          </w:tcPr>
          <w:p w14:paraId="04613F9F" w14:textId="3B0AC0EF"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0.66</w:t>
            </w:r>
          </w:p>
        </w:tc>
        <w:tc>
          <w:tcPr>
            <w:tcW w:w="1053" w:type="dxa"/>
            <w:noWrap/>
            <w:vAlign w:val="bottom"/>
            <w:hideMark/>
          </w:tcPr>
          <w:p w14:paraId="21D273E8" w14:textId="3DFF076D"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0.48</w:t>
            </w:r>
          </w:p>
        </w:tc>
        <w:tc>
          <w:tcPr>
            <w:tcW w:w="1053" w:type="dxa"/>
            <w:noWrap/>
            <w:vAlign w:val="bottom"/>
            <w:hideMark/>
          </w:tcPr>
          <w:p w14:paraId="21B54727" w14:textId="75AF2829"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4561DA7D"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780460F2"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Italy</w:t>
            </w:r>
          </w:p>
        </w:tc>
        <w:tc>
          <w:tcPr>
            <w:tcW w:w="1053" w:type="dxa"/>
            <w:noWrap/>
            <w:vAlign w:val="bottom"/>
            <w:hideMark/>
          </w:tcPr>
          <w:p w14:paraId="5B081C19" w14:textId="580FE423"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0.70</w:t>
            </w:r>
          </w:p>
        </w:tc>
        <w:tc>
          <w:tcPr>
            <w:tcW w:w="1053" w:type="dxa"/>
            <w:noWrap/>
            <w:vAlign w:val="bottom"/>
            <w:hideMark/>
          </w:tcPr>
          <w:p w14:paraId="612AD268" w14:textId="1E9F57E7"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0.69</w:t>
            </w:r>
          </w:p>
        </w:tc>
        <w:tc>
          <w:tcPr>
            <w:tcW w:w="1053" w:type="dxa"/>
            <w:noWrap/>
            <w:vAlign w:val="bottom"/>
            <w:hideMark/>
          </w:tcPr>
          <w:p w14:paraId="42D6CC21" w14:textId="1C23C846"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0.71</w:t>
            </w:r>
          </w:p>
        </w:tc>
      </w:tr>
      <w:tr w:rsidR="00D93966" w:rsidRPr="007A4657" w14:paraId="0E3CBEED"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607D8B5"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Mexico</w:t>
            </w:r>
          </w:p>
        </w:tc>
        <w:tc>
          <w:tcPr>
            <w:tcW w:w="1053" w:type="dxa"/>
            <w:noWrap/>
            <w:vAlign w:val="bottom"/>
            <w:hideMark/>
          </w:tcPr>
          <w:p w14:paraId="061175CB" w14:textId="226FE06F"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0.92</w:t>
            </w:r>
          </w:p>
        </w:tc>
        <w:tc>
          <w:tcPr>
            <w:tcW w:w="1053" w:type="dxa"/>
            <w:noWrap/>
            <w:vAlign w:val="bottom"/>
            <w:hideMark/>
          </w:tcPr>
          <w:p w14:paraId="66E09EA5" w14:textId="12AAFF82"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52331F18" w14:textId="660922DA"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31089992"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B755074"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Morocco</w:t>
            </w:r>
          </w:p>
        </w:tc>
        <w:tc>
          <w:tcPr>
            <w:tcW w:w="1053" w:type="dxa"/>
            <w:noWrap/>
            <w:vAlign w:val="bottom"/>
            <w:hideMark/>
          </w:tcPr>
          <w:p w14:paraId="6E9C617B" w14:textId="77BD555E"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0.58</w:t>
            </w:r>
          </w:p>
        </w:tc>
        <w:tc>
          <w:tcPr>
            <w:tcW w:w="1053" w:type="dxa"/>
            <w:noWrap/>
            <w:vAlign w:val="bottom"/>
            <w:hideMark/>
          </w:tcPr>
          <w:p w14:paraId="0054A8BE" w14:textId="2D312561"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0.40</w:t>
            </w:r>
          </w:p>
        </w:tc>
        <w:tc>
          <w:tcPr>
            <w:tcW w:w="1053" w:type="dxa"/>
            <w:noWrap/>
            <w:vAlign w:val="bottom"/>
            <w:hideMark/>
          </w:tcPr>
          <w:p w14:paraId="4ADA3AA5" w14:textId="60011E73"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0.83</w:t>
            </w:r>
          </w:p>
        </w:tc>
      </w:tr>
      <w:tr w:rsidR="00D93966" w:rsidRPr="007A4657" w14:paraId="71913C41"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31F83ECC"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Netherlands</w:t>
            </w:r>
          </w:p>
        </w:tc>
        <w:tc>
          <w:tcPr>
            <w:tcW w:w="1053" w:type="dxa"/>
            <w:noWrap/>
            <w:vAlign w:val="bottom"/>
            <w:hideMark/>
          </w:tcPr>
          <w:p w14:paraId="1B8DD9E6" w14:textId="04EB6EE8"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0.49</w:t>
            </w:r>
          </w:p>
        </w:tc>
        <w:tc>
          <w:tcPr>
            <w:tcW w:w="1053" w:type="dxa"/>
            <w:noWrap/>
            <w:vAlign w:val="bottom"/>
            <w:hideMark/>
          </w:tcPr>
          <w:p w14:paraId="2BED1277" w14:textId="46B4168D"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0.46</w:t>
            </w:r>
          </w:p>
        </w:tc>
        <w:tc>
          <w:tcPr>
            <w:tcW w:w="1053" w:type="dxa"/>
            <w:noWrap/>
            <w:vAlign w:val="bottom"/>
            <w:hideMark/>
          </w:tcPr>
          <w:p w14:paraId="40EA24C4" w14:textId="663AEABA"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0.51</w:t>
            </w:r>
          </w:p>
        </w:tc>
      </w:tr>
      <w:tr w:rsidR="00D93966" w:rsidRPr="007A4657" w14:paraId="7955BB4F"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BC18DA2"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Philippines</w:t>
            </w:r>
          </w:p>
        </w:tc>
        <w:tc>
          <w:tcPr>
            <w:tcW w:w="1053" w:type="dxa"/>
            <w:noWrap/>
            <w:vAlign w:val="bottom"/>
            <w:hideMark/>
          </w:tcPr>
          <w:p w14:paraId="7B638226" w14:textId="62D95DD5"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3384E736" w14:textId="1CCC5F45"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0.87</w:t>
            </w:r>
          </w:p>
        </w:tc>
        <w:tc>
          <w:tcPr>
            <w:tcW w:w="1053" w:type="dxa"/>
            <w:noWrap/>
            <w:vAlign w:val="bottom"/>
            <w:hideMark/>
          </w:tcPr>
          <w:p w14:paraId="0CA6E2C1" w14:textId="424D28DA"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2621FCDA"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8FFC48D"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lastRenderedPageBreak/>
              <w:t>Poland</w:t>
            </w:r>
          </w:p>
        </w:tc>
        <w:tc>
          <w:tcPr>
            <w:tcW w:w="1053" w:type="dxa"/>
            <w:noWrap/>
            <w:vAlign w:val="bottom"/>
            <w:hideMark/>
          </w:tcPr>
          <w:p w14:paraId="372442FE" w14:textId="18B42C7B"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0.95</w:t>
            </w:r>
          </w:p>
        </w:tc>
        <w:tc>
          <w:tcPr>
            <w:tcW w:w="1053" w:type="dxa"/>
            <w:noWrap/>
            <w:vAlign w:val="bottom"/>
            <w:hideMark/>
          </w:tcPr>
          <w:p w14:paraId="052AE816" w14:textId="52D3D764"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0.75</w:t>
            </w:r>
          </w:p>
        </w:tc>
        <w:tc>
          <w:tcPr>
            <w:tcW w:w="1053" w:type="dxa"/>
            <w:noWrap/>
            <w:vAlign w:val="bottom"/>
            <w:hideMark/>
          </w:tcPr>
          <w:p w14:paraId="5A16575A" w14:textId="70FC6282"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42506FEC"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00EDF2EB"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Portugal</w:t>
            </w:r>
          </w:p>
        </w:tc>
        <w:tc>
          <w:tcPr>
            <w:tcW w:w="1053" w:type="dxa"/>
            <w:noWrap/>
            <w:vAlign w:val="bottom"/>
            <w:hideMark/>
          </w:tcPr>
          <w:p w14:paraId="438CCBEE" w14:textId="7075714B"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0.63</w:t>
            </w:r>
          </w:p>
        </w:tc>
        <w:tc>
          <w:tcPr>
            <w:tcW w:w="1053" w:type="dxa"/>
            <w:noWrap/>
            <w:vAlign w:val="bottom"/>
            <w:hideMark/>
          </w:tcPr>
          <w:p w14:paraId="0B7849E6" w14:textId="57B1BCB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20B7B2BB" w14:textId="654D04D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0.72</w:t>
            </w:r>
          </w:p>
        </w:tc>
      </w:tr>
      <w:tr w:rsidR="00D93966" w:rsidRPr="007A4657" w14:paraId="3FDCBEBD"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2E28F39"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Romania</w:t>
            </w:r>
          </w:p>
        </w:tc>
        <w:tc>
          <w:tcPr>
            <w:tcW w:w="1053" w:type="dxa"/>
            <w:noWrap/>
            <w:vAlign w:val="bottom"/>
            <w:hideMark/>
          </w:tcPr>
          <w:p w14:paraId="689D330E" w14:textId="2D37CDDC"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0.68</w:t>
            </w:r>
          </w:p>
        </w:tc>
        <w:tc>
          <w:tcPr>
            <w:tcW w:w="1053" w:type="dxa"/>
            <w:noWrap/>
            <w:vAlign w:val="bottom"/>
            <w:hideMark/>
          </w:tcPr>
          <w:p w14:paraId="71BC8683" w14:textId="6E6287FC"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0.56</w:t>
            </w:r>
          </w:p>
        </w:tc>
        <w:tc>
          <w:tcPr>
            <w:tcW w:w="1053" w:type="dxa"/>
            <w:noWrap/>
            <w:vAlign w:val="bottom"/>
            <w:hideMark/>
          </w:tcPr>
          <w:p w14:paraId="6881350A" w14:textId="23240082"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0.79</w:t>
            </w:r>
          </w:p>
        </w:tc>
      </w:tr>
      <w:tr w:rsidR="00D93966" w:rsidRPr="007A4657" w14:paraId="169C51BF"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28E270A"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Russia</w:t>
            </w:r>
          </w:p>
        </w:tc>
        <w:tc>
          <w:tcPr>
            <w:tcW w:w="1053" w:type="dxa"/>
            <w:noWrap/>
            <w:vAlign w:val="bottom"/>
            <w:hideMark/>
          </w:tcPr>
          <w:p w14:paraId="727C5DF5" w14:textId="6A5A8541"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0.28</w:t>
            </w:r>
          </w:p>
        </w:tc>
        <w:tc>
          <w:tcPr>
            <w:tcW w:w="1053" w:type="dxa"/>
            <w:noWrap/>
            <w:vAlign w:val="bottom"/>
            <w:hideMark/>
          </w:tcPr>
          <w:p w14:paraId="282D6A1B" w14:textId="622220B5"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0.20</w:t>
            </w:r>
          </w:p>
        </w:tc>
        <w:tc>
          <w:tcPr>
            <w:tcW w:w="1053" w:type="dxa"/>
            <w:noWrap/>
            <w:vAlign w:val="bottom"/>
            <w:hideMark/>
          </w:tcPr>
          <w:p w14:paraId="714C4913" w14:textId="0B319289"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55ED772D"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05F8B8F9"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Spain</w:t>
            </w:r>
          </w:p>
        </w:tc>
        <w:tc>
          <w:tcPr>
            <w:tcW w:w="1053" w:type="dxa"/>
            <w:noWrap/>
            <w:vAlign w:val="bottom"/>
            <w:hideMark/>
          </w:tcPr>
          <w:p w14:paraId="31DCDEDB" w14:textId="33CBC8A4"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015E4C75" w14:textId="58A8BCC7"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0.53</w:t>
            </w:r>
          </w:p>
        </w:tc>
        <w:tc>
          <w:tcPr>
            <w:tcW w:w="1053" w:type="dxa"/>
            <w:noWrap/>
            <w:vAlign w:val="bottom"/>
            <w:hideMark/>
          </w:tcPr>
          <w:p w14:paraId="19A7D044" w14:textId="45CEBA94"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0.56</w:t>
            </w:r>
          </w:p>
        </w:tc>
      </w:tr>
      <w:tr w:rsidR="00D93966" w:rsidRPr="007A4657" w14:paraId="788E9AC1"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201E0B7"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Sweden</w:t>
            </w:r>
          </w:p>
        </w:tc>
        <w:tc>
          <w:tcPr>
            <w:tcW w:w="1053" w:type="dxa"/>
            <w:noWrap/>
            <w:vAlign w:val="bottom"/>
            <w:hideMark/>
          </w:tcPr>
          <w:p w14:paraId="6D1682BA" w14:textId="5FD4321B"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0.40</w:t>
            </w:r>
          </w:p>
        </w:tc>
        <w:tc>
          <w:tcPr>
            <w:tcW w:w="1053" w:type="dxa"/>
            <w:noWrap/>
            <w:vAlign w:val="bottom"/>
            <w:hideMark/>
          </w:tcPr>
          <w:p w14:paraId="13A206E5" w14:textId="2A725AF2"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0.36</w:t>
            </w:r>
          </w:p>
        </w:tc>
        <w:tc>
          <w:tcPr>
            <w:tcW w:w="1053" w:type="dxa"/>
            <w:noWrap/>
            <w:vAlign w:val="bottom"/>
            <w:hideMark/>
          </w:tcPr>
          <w:p w14:paraId="49EF3344" w14:textId="2CFA0BBE"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0.45</w:t>
            </w:r>
          </w:p>
        </w:tc>
      </w:tr>
      <w:tr w:rsidR="00D93966" w:rsidRPr="007A4657" w14:paraId="30233C62"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1D3E344"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Switzerland</w:t>
            </w:r>
          </w:p>
        </w:tc>
        <w:tc>
          <w:tcPr>
            <w:tcW w:w="1053" w:type="dxa"/>
            <w:noWrap/>
            <w:vAlign w:val="bottom"/>
            <w:hideMark/>
          </w:tcPr>
          <w:p w14:paraId="08C252A4" w14:textId="39A657EA"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0.46</w:t>
            </w:r>
          </w:p>
        </w:tc>
        <w:tc>
          <w:tcPr>
            <w:tcW w:w="1053" w:type="dxa"/>
            <w:noWrap/>
            <w:vAlign w:val="bottom"/>
            <w:hideMark/>
          </w:tcPr>
          <w:p w14:paraId="21E91421" w14:textId="13CA8023"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0.43</w:t>
            </w:r>
          </w:p>
        </w:tc>
        <w:tc>
          <w:tcPr>
            <w:tcW w:w="1053" w:type="dxa"/>
            <w:noWrap/>
            <w:vAlign w:val="bottom"/>
            <w:hideMark/>
          </w:tcPr>
          <w:p w14:paraId="05B5F276" w14:textId="243D3C66"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0.51</w:t>
            </w:r>
          </w:p>
        </w:tc>
      </w:tr>
      <w:tr w:rsidR="00D93966" w:rsidRPr="007A4657" w14:paraId="58D49766"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2D05930"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Turkey</w:t>
            </w:r>
          </w:p>
        </w:tc>
        <w:tc>
          <w:tcPr>
            <w:tcW w:w="1053" w:type="dxa"/>
            <w:noWrap/>
            <w:vAlign w:val="bottom"/>
            <w:hideMark/>
          </w:tcPr>
          <w:p w14:paraId="1DFA5B42" w14:textId="0B612092"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288BBE22" w14:textId="1C599FD3"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0.48</w:t>
            </w:r>
          </w:p>
        </w:tc>
        <w:tc>
          <w:tcPr>
            <w:tcW w:w="1053" w:type="dxa"/>
            <w:noWrap/>
            <w:vAlign w:val="bottom"/>
            <w:hideMark/>
          </w:tcPr>
          <w:p w14:paraId="1409D8F3" w14:textId="20C70EB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0.62</w:t>
            </w:r>
          </w:p>
        </w:tc>
      </w:tr>
      <w:tr w:rsidR="00D93966" w:rsidRPr="007A4657" w14:paraId="296289FB"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EC11BF0"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United_Kingdom</w:t>
            </w:r>
          </w:p>
        </w:tc>
        <w:tc>
          <w:tcPr>
            <w:tcW w:w="1053" w:type="dxa"/>
            <w:noWrap/>
            <w:vAlign w:val="bottom"/>
            <w:hideMark/>
          </w:tcPr>
          <w:p w14:paraId="0159B802" w14:textId="2EDA11CD"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0.71</w:t>
            </w:r>
          </w:p>
        </w:tc>
        <w:tc>
          <w:tcPr>
            <w:tcW w:w="1053" w:type="dxa"/>
            <w:noWrap/>
            <w:vAlign w:val="bottom"/>
            <w:hideMark/>
          </w:tcPr>
          <w:p w14:paraId="69F4D4E7" w14:textId="64A5BC8A"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0.68</w:t>
            </w:r>
          </w:p>
        </w:tc>
        <w:tc>
          <w:tcPr>
            <w:tcW w:w="1053" w:type="dxa"/>
            <w:noWrap/>
            <w:vAlign w:val="bottom"/>
            <w:hideMark/>
          </w:tcPr>
          <w:p w14:paraId="70989A40" w14:textId="197BA4EC"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0.73</w:t>
            </w:r>
          </w:p>
        </w:tc>
      </w:tr>
      <w:tr w:rsidR="00D93966" w:rsidRPr="007A4657" w14:paraId="736BE87A"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454180F"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United_States_of_America</w:t>
            </w:r>
          </w:p>
        </w:tc>
        <w:tc>
          <w:tcPr>
            <w:tcW w:w="1053" w:type="dxa"/>
            <w:noWrap/>
            <w:vAlign w:val="bottom"/>
            <w:hideMark/>
          </w:tcPr>
          <w:p w14:paraId="692BC1ED" w14:textId="43B4A03D"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0.63</w:t>
            </w:r>
          </w:p>
        </w:tc>
        <w:tc>
          <w:tcPr>
            <w:tcW w:w="1053" w:type="dxa"/>
            <w:noWrap/>
            <w:vAlign w:val="bottom"/>
            <w:hideMark/>
          </w:tcPr>
          <w:p w14:paraId="4EBB9011" w14:textId="18483C55"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0.61</w:t>
            </w:r>
          </w:p>
        </w:tc>
        <w:tc>
          <w:tcPr>
            <w:tcW w:w="1053" w:type="dxa"/>
            <w:noWrap/>
            <w:vAlign w:val="bottom"/>
            <w:hideMark/>
          </w:tcPr>
          <w:p w14:paraId="0C92B665" w14:textId="62268A4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0.64</w:t>
            </w:r>
          </w:p>
        </w:tc>
      </w:tr>
    </w:tbl>
    <w:p w14:paraId="2ED16EF0" w14:textId="3399B80B" w:rsidR="00D93966" w:rsidRDefault="00D93966" w:rsidP="00D93966"/>
    <w:p w14:paraId="2B364315" w14:textId="77777777" w:rsidR="00D93966" w:rsidRDefault="00D93966" w:rsidP="00D93966"/>
    <w:p w14:paraId="4CC3F0EB" w14:textId="77777777" w:rsidR="00AD019F" w:rsidRDefault="00AD019F" w:rsidP="00030243"/>
    <w:p w14:paraId="2229DA47" w14:textId="611E93CA" w:rsidR="00AD019F" w:rsidRDefault="00AD019F">
      <w:r>
        <w:br w:type="page"/>
      </w:r>
    </w:p>
    <w:p w14:paraId="6D1889BE" w14:textId="77777777" w:rsidR="00BF6501" w:rsidRDefault="00BF6501" w:rsidP="00030243"/>
    <w:p w14:paraId="492A23A7" w14:textId="70A68885" w:rsidR="00BF6501" w:rsidRDefault="00BF6501" w:rsidP="00030243"/>
    <w:p w14:paraId="3FD041C4" w14:textId="71BC3C03" w:rsidR="00BF6501" w:rsidRDefault="00BF6501" w:rsidP="008471BB">
      <w:pPr>
        <w:pStyle w:val="Heading1"/>
      </w:pPr>
      <w:bookmarkStart w:id="113" w:name="_Toc38288956"/>
      <w:r>
        <w:t>Discussion</w:t>
      </w:r>
      <w:bookmarkEnd w:id="113"/>
    </w:p>
    <w:p w14:paraId="5D5731CE" w14:textId="3DA31C7E" w:rsidR="00BF6501" w:rsidRDefault="00BF6501" w:rsidP="00030243"/>
    <w:p w14:paraId="3588E9A3" w14:textId="68004C26" w:rsidR="008471BB" w:rsidRDefault="008471BB">
      <w:r>
        <w:br w:type="page"/>
      </w:r>
    </w:p>
    <w:p w14:paraId="71E17B30" w14:textId="52FF7048" w:rsidR="0004481A" w:rsidRDefault="00D93966" w:rsidP="008471BB">
      <w:pPr>
        <w:pStyle w:val="Heading1"/>
      </w:pPr>
      <w:bookmarkStart w:id="114" w:name="_Toc38288957"/>
      <w:r>
        <w:lastRenderedPageBreak/>
        <w:t>SI</w:t>
      </w:r>
      <w:bookmarkEnd w:id="114"/>
    </w:p>
    <w:p w14:paraId="5A679657" w14:textId="0D2FC410" w:rsidR="00D93966" w:rsidRDefault="0004481A" w:rsidP="008471BB">
      <w:pPr>
        <w:pStyle w:val="Heading2"/>
      </w:pPr>
      <w:bookmarkStart w:id="115" w:name="_Toc38288958"/>
      <w:r>
        <w:t>Main analysis per country</w:t>
      </w:r>
      <w:bookmarkEnd w:id="115"/>
    </w:p>
    <w:p w14:paraId="7C6BC482" w14:textId="780501B9" w:rsidR="00D93966" w:rsidRDefault="00D93966" w:rsidP="00030243">
      <w:r>
        <w:rPr>
          <w:noProof/>
          <w:lang w:eastAsia="en-GB"/>
        </w:rPr>
        <w:drawing>
          <wp:inline distT="0" distB="0" distL="0" distR="0" wp14:anchorId="4BF66266" wp14:editId="348A465B">
            <wp:extent cx="5731510" cy="382079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untry_plo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4E6F1D68" wp14:editId="733302B0">
            <wp:extent cx="5731510" cy="38207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untry_plo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55D0BE56" wp14:editId="69912F8C">
            <wp:extent cx="5731510" cy="382079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untry_plo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22434E54" wp14:editId="23F2FDA7">
            <wp:extent cx="5731510" cy="38207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untry_plo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35528D1E" wp14:editId="7558EF91">
            <wp:extent cx="5731510" cy="38207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untry_plo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2F7F0982" wp14:editId="39F10B05">
            <wp:extent cx="5731510" cy="3820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untry_plot-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774DFEA6" wp14:editId="1DAE6560">
            <wp:extent cx="5731510" cy="3820795"/>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untry_plot-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74BDD914" wp14:editId="661D720D">
            <wp:extent cx="5731510" cy="3820795"/>
            <wp:effectExtent l="0" t="0" r="254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untry_plot-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151F09E" wp14:editId="1BFBAE00">
            <wp:extent cx="5731510" cy="3820795"/>
            <wp:effectExtent l="0" t="0" r="254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ry_plot-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31BAEB75" wp14:editId="6F8D0EE1">
            <wp:extent cx="5731510" cy="3820795"/>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untry_plot-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604957CD" wp14:editId="1591A67D">
            <wp:extent cx="5731510" cy="38207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untry_plot-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1F8E2D0" wp14:editId="74AB5609">
            <wp:extent cx="5731510" cy="3820795"/>
            <wp:effectExtent l="0" t="0" r="254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untry_plot-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3E363BD" wp14:editId="4FDE1954">
            <wp:extent cx="5731510" cy="382079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untry_plot-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4C587B9F" wp14:editId="0D0E59E9">
            <wp:extent cx="5731510" cy="38207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untry_plot-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54438B11" wp14:editId="4A550EBF">
            <wp:extent cx="5731510" cy="3820795"/>
            <wp:effectExtent l="0" t="0" r="254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untry_plot-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38585A46" wp14:editId="3AF578D9">
            <wp:extent cx="5731510" cy="3820795"/>
            <wp:effectExtent l="0" t="0" r="254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untry_plot-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2825B024" wp14:editId="406AD2DE">
            <wp:extent cx="5731510" cy="3820795"/>
            <wp:effectExtent l="0" t="0" r="254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untry_plot-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709524CB" wp14:editId="714BDFF1">
            <wp:extent cx="5731510" cy="382079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untry_plot-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FDAD098" wp14:editId="1F959D16">
            <wp:extent cx="5731510" cy="3820795"/>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untry_plot-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EFE7AEA" wp14:editId="372EF27A">
            <wp:extent cx="5731510" cy="38207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untry_plot-2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721D0296" wp14:editId="1F7B6C7E">
            <wp:extent cx="5731510" cy="382079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untry_plot-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4C012D3E" wp14:editId="0FF839EF">
            <wp:extent cx="5731510" cy="3820795"/>
            <wp:effectExtent l="0" t="0" r="254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untry_plot-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164AF0A0" wp14:editId="041E9B92">
            <wp:extent cx="5731510" cy="3820795"/>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ountry_plot-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2BB20F59" wp14:editId="0F1F9329">
            <wp:extent cx="5731510" cy="3820795"/>
            <wp:effectExtent l="0" t="0" r="254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untry_plot-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430ECE17" wp14:editId="176F270B">
            <wp:extent cx="5731510" cy="3820795"/>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ountry_plot-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74C6189" wp14:editId="206DBE31">
            <wp:extent cx="5731510" cy="3820795"/>
            <wp:effectExtent l="0" t="0" r="254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untry_plot-2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1B16233F" wp14:editId="294938C4">
            <wp:extent cx="5731510" cy="3820795"/>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untry_plot-2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B276E62" wp14:editId="7E4B8931">
            <wp:extent cx="5731510" cy="382079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untry_plot-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732012F6" wp14:editId="198491AB">
            <wp:extent cx="5731510" cy="3820795"/>
            <wp:effectExtent l="0" t="0" r="254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untry_plot-2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0DF4A5A" w14:textId="77777777" w:rsidR="00D93966" w:rsidRDefault="00D93966" w:rsidP="00030243"/>
    <w:p w14:paraId="2F850950" w14:textId="1DC3159C" w:rsidR="00BF6501" w:rsidRDefault="00BF6501" w:rsidP="00030243"/>
    <w:p w14:paraId="33499385" w14:textId="77777777" w:rsidR="0004481A" w:rsidRDefault="00BF6501">
      <w:r>
        <w:br w:type="page"/>
      </w:r>
    </w:p>
    <w:p w14:paraId="510437DD" w14:textId="0E94E977" w:rsidR="0004481A" w:rsidRDefault="0004481A" w:rsidP="008471BB">
      <w:pPr>
        <w:pStyle w:val="Heading2"/>
      </w:pPr>
      <w:bookmarkStart w:id="116" w:name="_Toc38288959"/>
      <w:r>
        <w:lastRenderedPageBreak/>
        <w:t>Short</w:t>
      </w:r>
      <w:ins w:id="117" w:author="Christl Donnelly" w:date="2020-04-20T17:01:00Z">
        <w:r w:rsidR="00A15D96">
          <w:t>-</w:t>
        </w:r>
      </w:ins>
      <w:del w:id="118" w:author="Christl Donnelly" w:date="2020-04-20T17:01:00Z">
        <w:r w:rsidDel="00A15D96">
          <w:delText xml:space="preserve"> </w:delText>
        </w:r>
      </w:del>
      <w:r>
        <w:t>term forecasts</w:t>
      </w:r>
      <w:bookmarkEnd w:id="116"/>
    </w:p>
    <w:p w14:paraId="17A63B51" w14:textId="77777777" w:rsidR="0004481A" w:rsidRDefault="0004481A"/>
    <w:p w14:paraId="758D83BF" w14:textId="115F0B3D" w:rsidR="0004481A" w:rsidRDefault="0099719C">
      <w:r>
        <w:rPr>
          <w:noProof/>
          <w:lang w:eastAsia="en-GB"/>
        </w:rPr>
        <w:drawing>
          <wp:inline distT="0" distB="0" distL="0" distR="0" wp14:anchorId="547E9D3E" wp14:editId="5C0CE196">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39851624" wp14:editId="5FCB5714">
            <wp:extent cx="5731510" cy="3820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3352B682" wp14:editId="0CEA5372">
            <wp:extent cx="5731510" cy="3820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7F5B5B2" wp14:editId="6F7D204F">
            <wp:extent cx="5731510" cy="3820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2F6D5A86" wp14:editId="6C9250C4">
            <wp:extent cx="5731510" cy="3820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541CCE8C" wp14:editId="3618EB49">
            <wp:extent cx="5731510" cy="3820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5CA82A5" wp14:editId="2FFE1242">
            <wp:extent cx="5731510" cy="3820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63ECBB3" wp14:editId="7F5D4FF6">
            <wp:extent cx="5731510" cy="3820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5B238BF" w14:textId="241BCBBB" w:rsidR="0004481A" w:rsidRDefault="0004481A" w:rsidP="008471BB">
      <w:pPr>
        <w:pStyle w:val="Heading2"/>
      </w:pPr>
      <w:r>
        <w:br w:type="page"/>
      </w:r>
      <w:bookmarkStart w:id="119" w:name="_Toc38288960"/>
      <w:r>
        <w:lastRenderedPageBreak/>
        <w:t>Long</w:t>
      </w:r>
      <w:ins w:id="120" w:author="Christl Donnelly" w:date="2020-04-20T17:02:00Z">
        <w:r w:rsidR="00A15D96">
          <w:t>er-</w:t>
        </w:r>
      </w:ins>
      <w:del w:id="121" w:author="Christl Donnelly" w:date="2020-04-20T17:02:00Z">
        <w:r w:rsidDel="00A15D96">
          <w:delText xml:space="preserve"> </w:delText>
        </w:r>
      </w:del>
      <w:r>
        <w:t xml:space="preserve">term </w:t>
      </w:r>
      <w:del w:id="122" w:author="Christl Donnelly" w:date="2020-04-20T17:02:00Z">
        <w:r w:rsidDel="00A15D96">
          <w:delText xml:space="preserve">forecasts </w:delText>
        </w:r>
      </w:del>
      <w:r>
        <w:t>scenario 1</w:t>
      </w:r>
      <w:bookmarkEnd w:id="119"/>
    </w:p>
    <w:p w14:paraId="4137B8B9" w14:textId="77777777" w:rsidR="0004481A" w:rsidRDefault="0004481A" w:rsidP="0004481A"/>
    <w:p w14:paraId="11B67A09" w14:textId="7122799B" w:rsidR="0004481A" w:rsidRDefault="0099719C" w:rsidP="0004481A">
      <w:r>
        <w:rPr>
          <w:noProof/>
          <w:lang w:eastAsia="en-GB"/>
        </w:rPr>
        <w:drawing>
          <wp:inline distT="0" distB="0" distL="0" distR="0" wp14:anchorId="4AEA1980" wp14:editId="1B07CDC0">
            <wp:extent cx="5731510" cy="3820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T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75E0F2EA" wp14:editId="1294EA37">
            <wp:extent cx="5731510" cy="3820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T1-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4C0913C5" wp14:editId="2CF0ECE0">
            <wp:extent cx="5731510" cy="3820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T1-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166679A0" wp14:editId="15317498">
            <wp:extent cx="5731510" cy="38207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T1-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39AAE64C" wp14:editId="6E459CD5">
            <wp:extent cx="5731510" cy="38207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T1-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1A008BF3" wp14:editId="00C590EB">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T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28E38E46" wp14:editId="7BD40A20">
            <wp:extent cx="5731510" cy="3820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T1-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52A01848" wp14:editId="50E2417B">
            <wp:extent cx="5731510" cy="38207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T1-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074632B" w14:textId="77777777" w:rsidR="0004481A" w:rsidRDefault="0004481A" w:rsidP="0004481A">
      <w:r>
        <w:br w:type="page"/>
      </w:r>
    </w:p>
    <w:p w14:paraId="55BBEF6E" w14:textId="5AAA07D0" w:rsidR="0004481A" w:rsidRDefault="0004481A" w:rsidP="008471BB">
      <w:pPr>
        <w:pStyle w:val="Heading2"/>
      </w:pPr>
      <w:bookmarkStart w:id="123" w:name="_Toc38288961"/>
      <w:r>
        <w:lastRenderedPageBreak/>
        <w:t>Long</w:t>
      </w:r>
      <w:ins w:id="124" w:author="Christl Donnelly" w:date="2020-04-20T17:02:00Z">
        <w:r w:rsidR="00A15D96">
          <w:t>-</w:t>
        </w:r>
      </w:ins>
      <w:del w:id="125" w:author="Christl Donnelly" w:date="2020-04-20T17:02:00Z">
        <w:r w:rsidDel="00A15D96">
          <w:delText xml:space="preserve"> </w:delText>
        </w:r>
      </w:del>
      <w:r>
        <w:t xml:space="preserve">term </w:t>
      </w:r>
      <w:del w:id="126" w:author="Christl Donnelly" w:date="2020-04-20T17:02:00Z">
        <w:r w:rsidDel="00A15D96">
          <w:delText xml:space="preserve">forecasts </w:delText>
        </w:r>
      </w:del>
      <w:r>
        <w:t>scenario 2</w:t>
      </w:r>
      <w:bookmarkEnd w:id="123"/>
    </w:p>
    <w:p w14:paraId="10E15B64" w14:textId="77777777" w:rsidR="0004481A" w:rsidRDefault="0004481A" w:rsidP="0004481A"/>
    <w:p w14:paraId="307BC94C" w14:textId="68B513AA" w:rsidR="0004481A" w:rsidRDefault="0099719C" w:rsidP="0004481A">
      <w:r>
        <w:rPr>
          <w:noProof/>
          <w:lang w:eastAsia="en-GB"/>
        </w:rPr>
        <w:drawing>
          <wp:inline distT="0" distB="0" distL="0" distR="0" wp14:anchorId="0D40C318" wp14:editId="0FBF6CA8">
            <wp:extent cx="5731510" cy="38207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T2-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144073DC" wp14:editId="59A66A5B">
            <wp:extent cx="5731510" cy="3820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T2-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47438D83" wp14:editId="3AF30EC4">
            <wp:extent cx="5731510" cy="38207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T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55B3EAED" wp14:editId="6A2C88FC">
            <wp:extent cx="5731510" cy="38207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T2-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C3A2FC9" wp14:editId="38927174">
            <wp:extent cx="5731510" cy="38207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2-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67FCB051" wp14:editId="461E9BF9">
            <wp:extent cx="5731510" cy="38207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T2-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7F396CE7" wp14:editId="38F8D64F">
            <wp:extent cx="5731510" cy="38207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T2-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5C05D4B" wp14:editId="3877D73A">
            <wp:extent cx="57315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T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7E62468" w14:textId="77777777" w:rsidR="0004481A" w:rsidRDefault="0004481A" w:rsidP="0004481A">
      <w:r>
        <w:br w:type="page"/>
      </w:r>
    </w:p>
    <w:p w14:paraId="6020C974" w14:textId="5F3E569C" w:rsidR="0004481A" w:rsidRDefault="0004481A"/>
    <w:p w14:paraId="16038F14" w14:textId="62A40CE3" w:rsidR="00BF6501" w:rsidRDefault="0099719C" w:rsidP="008471BB">
      <w:pPr>
        <w:pStyle w:val="Heading2"/>
      </w:pPr>
      <w:bookmarkStart w:id="127" w:name="_Toc38288962"/>
      <w:r>
        <w:t>Additional</w:t>
      </w:r>
      <w:r w:rsidR="008471BB">
        <w:t xml:space="preserve"> info for inference</w:t>
      </w:r>
      <w:bookmarkEnd w:id="127"/>
    </w:p>
    <w:p w14:paraId="6255DAA4" w14:textId="77777777" w:rsidR="008471BB" w:rsidRDefault="008471BB" w:rsidP="00030243"/>
    <w:p w14:paraId="00A78CAF" w14:textId="6AB95099" w:rsidR="00BF6501" w:rsidRDefault="000C5882" w:rsidP="00030243">
      <w:r>
        <w:t>For epidemiological data:</w:t>
      </w:r>
    </w:p>
    <w:p w14:paraId="66B4A723" w14:textId="47FA92F3" w:rsidR="00BF6501" w:rsidRDefault="00BF6501" w:rsidP="00030243">
      <w:r>
        <w:t xml:space="preserve">We define a matrix of </w:t>
      </w:r>
      <w:ins w:id="128" w:author="Christl Donnelly" w:date="2020-04-20T17:02:00Z">
        <w:r w:rsidR="00A15D96">
          <w:t>d</w:t>
        </w:r>
      </w:ins>
      <w:del w:id="129" w:author="Christl Donnelly" w:date="2020-04-20T17:02:00Z">
        <w:r w:rsidDel="00A15D96">
          <w:delText>D</w:delText>
        </w:r>
      </w:del>
      <w:r>
        <w:t>eaths on day t, for location i:</w:t>
      </w:r>
    </w:p>
    <w:p w14:paraId="5065C264" w14:textId="4F1887EB" w:rsidR="00BF6501" w:rsidRDefault="00BF6501" w:rsidP="00030243">
      <m:oMathPara>
        <m:oMath>
          <m:r>
            <w:rPr>
              <w:rFonts w:ascii="Cambria Math" w:eastAsiaTheme="minorEastAsia" w:hAnsi="Cambria Math"/>
            </w:rPr>
            <m:t xml:space="preserve">D=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1,1</m:t>
                              </m:r>
                            </m:sub>
                          </m:sSub>
                        </m:e>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2,1</m:t>
                              </m:r>
                            </m:sub>
                          </m:sSub>
                        </m:e>
                        <m:e>
                          <m:r>
                            <w:rPr>
                              <w:rFonts w:ascii="Cambria Math" w:hAnsi="Cambria Math"/>
                            </w:rPr>
                            <m:t>…</m:t>
                          </m:r>
                        </m:e>
                      </m:mr>
                    </m:m>
                  </m:e>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1,i</m:t>
                              </m:r>
                            </m:sub>
                          </m:sSub>
                        </m:e>
                        <m:e>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D</m:t>
                                    </m:r>
                                  </m:e>
                                  <m:sub>
                                    <m:r>
                                      <w:rPr>
                                        <w:rFonts w:ascii="Cambria Math" w:hAnsi="Cambria Math"/>
                                      </w:rPr>
                                      <m:t>1,n_loc</m:t>
                                    </m:r>
                                  </m:sub>
                                </m:sSub>
                              </m:e>
                            </m:mr>
                          </m:m>
                        </m:e>
                      </m:mr>
                      <m:mr>
                        <m:e>
                          <m:sSub>
                            <m:sSubPr>
                              <m:ctrlPr>
                                <w:rPr>
                                  <w:rFonts w:ascii="Cambria Math" w:hAnsi="Cambria Math"/>
                                  <w:i/>
                                </w:rPr>
                              </m:ctrlPr>
                            </m:sSubPr>
                            <m:e>
                              <m:r>
                                <w:rPr>
                                  <w:rFonts w:ascii="Cambria Math" w:hAnsi="Cambria Math"/>
                                </w:rPr>
                                <m:t>D</m:t>
                              </m:r>
                            </m:e>
                            <m:sub>
                              <m:r>
                                <w:rPr>
                                  <w:rFonts w:ascii="Cambria Math" w:hAnsi="Cambria Math"/>
                                </w:rPr>
                                <m:t>2,i</m:t>
                              </m:r>
                            </m:sub>
                          </m:sSub>
                        </m:e>
                        <m:e>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D</m:t>
                                    </m:r>
                                  </m:e>
                                  <m:sub>
                                    <m:r>
                                      <w:rPr>
                                        <w:rFonts w:ascii="Cambria Math" w:hAnsi="Cambria Math"/>
                                      </w:rPr>
                                      <m:t>2,n_loc</m:t>
                                    </m:r>
                                  </m:sub>
                                </m:sSub>
                              </m:e>
                            </m:mr>
                          </m:m>
                        </m:e>
                      </m:mr>
                    </m:m>
                  </m:e>
                </m:m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3,1</m:t>
                              </m:r>
                            </m:sub>
                          </m:sSub>
                        </m:e>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n_days,1</m:t>
                                    </m:r>
                                  </m:sub>
                                </m:sSub>
                              </m:e>
                            </m:mr>
                          </m:m>
                        </m:e>
                        <m:e>
                          <m:m>
                            <m:mPr>
                              <m:mcs>
                                <m:mc>
                                  <m:mcPr>
                                    <m:count m:val="1"/>
                                    <m:mcJc m:val="center"/>
                                  </m:mcPr>
                                </m:mc>
                              </m:mcs>
                              <m:ctrlPr>
                                <w:rPr>
                                  <w:rFonts w:ascii="Cambria Math" w:eastAsiaTheme="minorEastAsia" w:hAnsi="Cambria Math"/>
                                  <w:i/>
                                </w:rPr>
                              </m:ctrlPr>
                            </m:mPr>
                            <m:mr>
                              <m:e/>
                            </m:mr>
                            <m:mr>
                              <m:e>
                                <m:r>
                                  <w:rPr>
                                    <w:rFonts w:ascii="Cambria Math" w:hAnsi="Cambria Math"/>
                                  </w:rPr>
                                  <m:t>…</m:t>
                                </m:r>
                              </m:e>
                            </m:mr>
                          </m:m>
                        </m:e>
                      </m:mr>
                    </m:m>
                  </m:e>
                  <m:e>
                    <m:m>
                      <m:mPr>
                        <m:mcs>
                          <m:mc>
                            <m:mcPr>
                              <m:count m:val="2"/>
                              <m:mcJc m:val="center"/>
                            </m:mcPr>
                          </m:mc>
                        </m:mcs>
                        <m:ctrlPr>
                          <w:rPr>
                            <w:rFonts w:ascii="Cambria Math" w:eastAsiaTheme="minorEastAsia" w:hAnsi="Cambria Math"/>
                            <w:i/>
                          </w:rPr>
                        </m:ctrlPr>
                      </m:mPr>
                      <m:mr>
                        <m:e/>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D</m:t>
                                    </m:r>
                                  </m:e>
                                  <m:sub>
                                    <m:r>
                                      <w:rPr>
                                        <w:rFonts w:ascii="Cambria Math" w:hAnsi="Cambria Math"/>
                                      </w:rPr>
                                      <m:t>3,n_loc</m:t>
                                    </m:r>
                                  </m:sub>
                                </m:sSub>
                              </m:e>
                            </m:mr>
                          </m:m>
                        </m:e>
                      </m:mr>
                      <m:mr>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D</m:t>
                                    </m:r>
                                  </m:e>
                                  <m:sub>
                                    <m:r>
                                      <w:rPr>
                                        <w:rFonts w:ascii="Cambria Math" w:hAnsi="Cambria Math"/>
                                      </w:rPr>
                                      <m:t>n_days,i</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e/>
                                  </m:mr>
                                </m:m>
                              </m:e>
                            </m:mr>
                            <m:mr>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D</m:t>
                                          </m:r>
                                        </m:e>
                                        <m:sub>
                                          <m:r>
                                            <w:rPr>
                                              <w:rFonts w:ascii="Cambria Math" w:hAnsi="Cambria Math"/>
                                            </w:rPr>
                                            <m:t>n_days,n_loc</m:t>
                                          </m:r>
                                        </m:sub>
                                      </m:sSub>
                                    </m:e>
                                  </m:mr>
                                </m:m>
                              </m:e>
                            </m:mr>
                          </m:m>
                        </m:e>
                      </m:mr>
                    </m:m>
                  </m:e>
                </m:mr>
              </m:m>
            </m:e>
          </m:d>
        </m:oMath>
      </m:oMathPara>
    </w:p>
    <w:p w14:paraId="5D297495" w14:textId="1A6A4E73" w:rsidR="00BF6501" w:rsidRDefault="00BF6501" w:rsidP="00030243"/>
    <w:p w14:paraId="6497DBB6" w14:textId="77777777" w:rsidR="00295138" w:rsidRDefault="00BF6501" w:rsidP="00BF6501">
      <w:pPr>
        <w:rPr>
          <w:rFonts w:eastAsiaTheme="minorEastAsia"/>
        </w:rPr>
      </w:pPr>
      <w:r>
        <w:rPr>
          <w:rFonts w:eastAsiaTheme="minorEastAsia"/>
        </w:rPr>
        <w:t>Overall transmissibility matrix:</w:t>
      </w:r>
    </w:p>
    <w:p w14:paraId="533F6B85" w14:textId="68E42A9B" w:rsidR="00BF6501" w:rsidRPr="00295138" w:rsidRDefault="00BF6501" w:rsidP="00BF6501">
      <w:pPr>
        <w:rPr>
          <w:rFonts w:eastAsiaTheme="minorEastAsia"/>
        </w:rPr>
      </w:pPr>
      <m:oMathPara>
        <m:oMath>
          <m:r>
            <w:rPr>
              <w:rFonts w:ascii="Cambria Math" w:eastAsiaTheme="minorEastAsia" w:hAnsi="Cambria Math"/>
            </w:rPr>
            <m:t xml:space="preserve">Ot=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s,1</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s,2</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m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s,1</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s,2</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mr>
                    </m:m>
                  </m:e>
                  <m:e>
                    <m:r>
                      <w:rPr>
                        <w:rFonts w:ascii="Cambria Math" w:eastAsiaTheme="minorEastAsia" w:hAnsi="Cambria Math"/>
                      </w:rPr>
                      <m:t>…</m:t>
                    </m:r>
                  </m:e>
                </m:mr>
                <m:mr>
                  <m:e>
                    <m:m>
                      <m:mPr>
                        <m:mcs>
                          <m:mc>
                            <m:mcPr>
                              <m:count m:val="2"/>
                              <m:mcJc m:val="center"/>
                            </m:mcPr>
                          </m:mc>
                        </m:mcs>
                        <m:ctrlPr>
                          <w:rPr>
                            <w:rFonts w:ascii="Cambria Math" w:eastAsiaTheme="minorEastAsia" w:hAnsi="Cambria Math"/>
                            <w:i/>
                          </w:rPr>
                        </m:ctrlPr>
                      </m:mP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3</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s,1</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s,2</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s,1</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mr>
                          </m:m>
                        </m:e>
                        <m:e>
                          <m:m>
                            <m:mPr>
                              <m:mcs>
                                <m:mc>
                                  <m:mcPr>
                                    <m:count m:val="1"/>
                                    <m:mcJc m:val="center"/>
                                  </m:mcPr>
                                </m:mc>
                              </m:mcs>
                              <m:ctrlPr>
                                <w:rPr>
                                  <w:rFonts w:ascii="Cambria Math" w:eastAsiaTheme="minorEastAsia" w:hAnsi="Cambria Math"/>
                                  <w:i/>
                                </w:rPr>
                              </m:ctrlPr>
                            </m:mPr>
                            <m:mr>
                              <m:e/>
                            </m:mr>
                            <m:mr>
                              <m:e>
                                <m:r>
                                  <w:rPr>
                                    <w:rFonts w:ascii="Cambria Math" w:hAnsi="Cambria Math"/>
                                  </w:rPr>
                                  <m:t>…</m:t>
                                </m:r>
                              </m:e>
                            </m:mr>
                          </m:m>
                        </m:e>
                      </m:mr>
                    </m:m>
                  </m:e>
                  <m:e>
                    <m:r>
                      <w:rPr>
                        <w:rFonts w:ascii="Cambria Math" w:eastAsiaTheme="minorEastAsia" w:hAnsi="Cambria Math"/>
                      </w:rPr>
                      <m:t>…</m:t>
                    </m:r>
                  </m:e>
                </m:mr>
              </m:m>
            </m:e>
          </m:d>
          <m:r>
            <w:rPr>
              <w:rFonts w:ascii="Cambria Math" w:eastAsiaTheme="minorEastAsia" w:hAnsi="Cambria Math"/>
            </w:rPr>
            <m:t>=W.D</m:t>
          </m:r>
        </m:oMath>
      </m:oMathPara>
    </w:p>
    <w:p w14:paraId="1F2F05A4" w14:textId="72E44CB1" w:rsidR="00295138" w:rsidRDefault="00A15D96" w:rsidP="00295138">
      <w:pPr>
        <w:rPr>
          <w:rFonts w:eastAsiaTheme="minorEastAsia"/>
        </w:rPr>
      </w:pPr>
      <w:ins w:id="130" w:author="Christl Donnelly" w:date="2020-04-20T17:02:00Z">
        <w:r>
          <w:rPr>
            <w:rFonts w:eastAsiaTheme="minorEastAsia"/>
          </w:rPr>
          <w:t>w</w:t>
        </w:r>
      </w:ins>
      <w:del w:id="131" w:author="Christl Donnelly" w:date="2020-04-20T17:02:00Z">
        <w:r w:rsidR="00295138" w:rsidDel="00A15D96">
          <w:rPr>
            <w:rFonts w:eastAsiaTheme="minorEastAsia"/>
          </w:rPr>
          <w:delText>W</w:delText>
        </w:r>
      </w:del>
      <w:r w:rsidR="00295138">
        <w:rPr>
          <w:rFonts w:eastAsiaTheme="minorEastAsia"/>
        </w:rPr>
        <w:t>ith</w:t>
      </w:r>
    </w:p>
    <w:p w14:paraId="6D4399C9" w14:textId="576A259E" w:rsidR="00295138" w:rsidRDefault="00295138" w:rsidP="00295138">
      <m:oMathPara>
        <m:oMath>
          <m:r>
            <w:rPr>
              <w:rFonts w:ascii="Cambria Math" w:eastAsiaTheme="minorEastAsia" w:hAnsi="Cambria Math"/>
            </w:rPr>
            <m:t xml:space="preserve">W=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e>
                        <m:e>
                          <m:r>
                            <w:rPr>
                              <w:rFonts w:ascii="Cambria Math" w:eastAsiaTheme="minorEastAsia" w:hAnsi="Cambria Math"/>
                            </w:rPr>
                            <m:t>0</m:t>
                          </m:r>
                        </m:e>
                      </m:mr>
                      <m:m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1</m:t>
                              </m:r>
                            </m:sub>
                          </m:sSub>
                        </m:e>
                      </m:mr>
                    </m:m>
                  </m:e>
                  <m:e>
                    <m:m>
                      <m:mPr>
                        <m:mcs>
                          <m:mc>
                            <m:mcPr>
                              <m:count m:val="2"/>
                              <m:mcJc m:val="center"/>
                            </m:mcPr>
                          </m:mc>
                        </m:mcs>
                        <m:ctrlPr>
                          <w:rPr>
                            <w:rFonts w:ascii="Cambria Math" w:eastAsiaTheme="minorEastAsia" w:hAnsi="Cambria Math"/>
                            <w:i/>
                          </w:rPr>
                        </m:ctrlPr>
                      </m:mPr>
                      <m:mr>
                        <m:e>
                          <m:r>
                            <w:rPr>
                              <w:rFonts w:ascii="Cambria Math" w:hAnsi="Cambria Math"/>
                            </w:rPr>
                            <m:t xml:space="preserve">0          </m:t>
                          </m:r>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hAnsi="Cambria Math"/>
                                  </w:rPr>
                                  <m:t>0</m:t>
                                </m:r>
                              </m:e>
                            </m:mr>
                          </m:m>
                        </m:e>
                      </m:mr>
                      <m:mr>
                        <m:e>
                          <m:r>
                            <w:rPr>
                              <w:rFonts w:ascii="Cambria Math" w:hAnsi="Cambria Math"/>
                            </w:rPr>
                            <m:t xml:space="preserve">0           </m:t>
                          </m:r>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hAnsi="Cambria Math"/>
                                  </w:rPr>
                                  <m:t>0</m:t>
                                </m:r>
                              </m:e>
                            </m:mr>
                          </m:m>
                        </m:e>
                      </m:mr>
                    </m:m>
                  </m:e>
                </m:m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3</m:t>
                              </m:r>
                            </m:sub>
                          </m:sSub>
                        </m:e>
                        <m:e>
                          <m:sSub>
                            <m:sSubPr>
                              <m:ctrlPr>
                                <w:rPr>
                                  <w:rFonts w:ascii="Cambria Math" w:hAnsi="Cambria Math"/>
                                  <w:i/>
                                </w:rPr>
                              </m:ctrlPr>
                            </m:sSubPr>
                            <m:e>
                              <m:r>
                                <w:rPr>
                                  <w:rFonts w:ascii="Cambria Math" w:hAnsi="Cambria Math"/>
                                </w:rPr>
                                <m:t>w</m:t>
                              </m:r>
                            </m:e>
                            <m:sub>
                              <m:r>
                                <w:rPr>
                                  <w:rFonts w:ascii="Cambria Math" w:hAnsi="Cambria Math"/>
                                </w:rPr>
                                <m:t>2</m:t>
                              </m:r>
                            </m:sub>
                          </m:sSub>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n_days</m:t>
                                    </m:r>
                                  </m:sub>
                                </m:sSub>
                              </m:e>
                            </m:mr>
                          </m:m>
                        </m:e>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days</m:t>
                                        </m:r>
                                      </m:sub>
                                    </m:sSub>
                                    <m:r>
                                      <w:rPr>
                                        <w:rFonts w:ascii="Cambria Math" w:hAnsi="Cambria Math"/>
                                      </w:rPr>
                                      <m:t>-1</m:t>
                                    </m:r>
                                  </m:sub>
                                </m:sSub>
                              </m:e>
                            </m:mr>
                          </m:m>
                        </m:e>
                      </m:mr>
                    </m:m>
                  </m:e>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eastAsiaTheme="minorEastAsia" w:hAnsi="Cambria Math"/>
                                  <w:i/>
                                </w:rPr>
                              </m:ctrlPr>
                            </m:mPr>
                            <m:mr>
                              <m:e/>
                              <m:e>
                                <m:r>
                                  <w:rPr>
                                    <w:rFonts w:ascii="Cambria Math" w:hAnsi="Cambria Math"/>
                                  </w:rPr>
                                  <m:t>0</m:t>
                                </m:r>
                              </m:e>
                            </m:mr>
                          </m:m>
                        </m:e>
                      </m:mr>
                      <m:mr>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days</m:t>
                                        </m:r>
                                      </m:sub>
                                    </m:sSub>
                                    <m:r>
                                      <w:rPr>
                                        <w:rFonts w:ascii="Cambria Math" w:hAnsi="Cambria Math"/>
                                      </w:rPr>
                                      <m:t>-2</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e/>
                                  </m:mr>
                                </m:m>
                              </m:e>
                            </m:mr>
                            <m:mr>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days</m:t>
                                              </m:r>
                                            </m:sub>
                                          </m:sSub>
                                        </m:sub>
                                      </m:sSub>
                                    </m:e>
                                  </m:mr>
                                </m:m>
                              </m:e>
                            </m:mr>
                          </m:m>
                        </m:e>
                      </m:mr>
                    </m:m>
                  </m:e>
                </m:mr>
              </m:m>
            </m:e>
          </m:d>
        </m:oMath>
      </m:oMathPara>
    </w:p>
    <w:p w14:paraId="21966449" w14:textId="6DC5EEE7" w:rsidR="00295138" w:rsidRDefault="00295138" w:rsidP="00BF6501">
      <w:pPr>
        <w:rPr>
          <w:rFonts w:eastAsiaTheme="minorEastAsia"/>
        </w:rPr>
      </w:pPr>
    </w:p>
    <w:p w14:paraId="7B504ED7" w14:textId="31709D17" w:rsidR="00BF6501" w:rsidRDefault="000C5882" w:rsidP="00BF6501">
      <w:pPr>
        <w:tabs>
          <w:tab w:val="left" w:pos="1480"/>
        </w:tabs>
      </w:pPr>
      <w:r>
        <w:t>For mobility data:</w:t>
      </w:r>
    </w:p>
    <w:p w14:paraId="39B00973" w14:textId="3B5F0907" w:rsidR="000C5882" w:rsidRDefault="000C5882" w:rsidP="000C5882">
      <w:r>
        <w:t xml:space="preserve">We define a matrix of </w:t>
      </w:r>
      <w:ins w:id="132" w:author="Christl Donnelly" w:date="2020-04-20T17:03:00Z">
        <w:r w:rsidR="00A15D96">
          <w:t>d</w:t>
        </w:r>
      </w:ins>
      <w:del w:id="133" w:author="Christl Donnelly" w:date="2020-04-20T17:03:00Z">
        <w:r w:rsidDel="00A15D96">
          <w:delText>D</w:delText>
        </w:r>
      </w:del>
      <w:r>
        <w:t>eaths on day t, for location i:</w:t>
      </w:r>
    </w:p>
    <w:p w14:paraId="31676209" w14:textId="5FD94972" w:rsidR="000C5882" w:rsidRDefault="000C5882" w:rsidP="000C5882">
      <m:oMathPara>
        <m:oMath>
          <m:r>
            <w:rPr>
              <w:rFonts w:ascii="Cambria Math" w:eastAsiaTheme="minorEastAsia" w:hAnsi="Cambria Math"/>
            </w:rPr>
            <m:t xml:space="preserve">M=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2,1</m:t>
                              </m:r>
                            </m:sub>
                          </m:sSub>
                        </m:e>
                        <m:e>
                          <m:r>
                            <w:rPr>
                              <w:rFonts w:ascii="Cambria Math" w:hAnsi="Cambria Math"/>
                            </w:rPr>
                            <m:t>…</m:t>
                          </m:r>
                        </m:e>
                      </m:mr>
                    </m:m>
                  </m:e>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1,i</m:t>
                              </m:r>
                            </m:sub>
                          </m:sSub>
                        </m:e>
                        <m:e>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1,n_loc</m:t>
                                    </m:r>
                                  </m:sub>
                                </m:sSub>
                              </m:e>
                            </m:mr>
                          </m:m>
                        </m:e>
                      </m:mr>
                      <m:mr>
                        <m:e>
                          <m:sSub>
                            <m:sSubPr>
                              <m:ctrlPr>
                                <w:rPr>
                                  <w:rFonts w:ascii="Cambria Math" w:hAnsi="Cambria Math"/>
                                  <w:i/>
                                </w:rPr>
                              </m:ctrlPr>
                            </m:sSubPr>
                            <m:e>
                              <m:r>
                                <w:rPr>
                                  <w:rFonts w:ascii="Cambria Math" w:hAnsi="Cambria Math"/>
                                </w:rPr>
                                <m:t>m</m:t>
                              </m:r>
                            </m:e>
                            <m:sub>
                              <m:r>
                                <w:rPr>
                                  <w:rFonts w:ascii="Cambria Math" w:hAnsi="Cambria Math"/>
                                </w:rPr>
                                <m:t>2,i</m:t>
                              </m:r>
                            </m:sub>
                          </m:sSub>
                        </m:e>
                        <m:e>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2,n_loc</m:t>
                                    </m:r>
                                  </m:sub>
                                </m:sSub>
                              </m:e>
                            </m:mr>
                          </m:m>
                        </m:e>
                      </m:mr>
                    </m:m>
                  </m:e>
                </m:m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3,1</m:t>
                              </m:r>
                            </m:sub>
                          </m:sSub>
                        </m:e>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n_days,1</m:t>
                                    </m:r>
                                  </m:sub>
                                </m:sSub>
                              </m:e>
                            </m:mr>
                          </m:m>
                        </m:e>
                        <m:e>
                          <m:m>
                            <m:mPr>
                              <m:mcs>
                                <m:mc>
                                  <m:mcPr>
                                    <m:count m:val="1"/>
                                    <m:mcJc m:val="center"/>
                                  </m:mcPr>
                                </m:mc>
                              </m:mcs>
                              <m:ctrlPr>
                                <w:rPr>
                                  <w:rFonts w:ascii="Cambria Math" w:eastAsiaTheme="minorEastAsia" w:hAnsi="Cambria Math"/>
                                  <w:i/>
                                </w:rPr>
                              </m:ctrlPr>
                            </m:mPr>
                            <m:mr>
                              <m:e/>
                            </m:mr>
                            <m:mr>
                              <m:e>
                                <m:r>
                                  <w:rPr>
                                    <w:rFonts w:ascii="Cambria Math" w:hAnsi="Cambria Math"/>
                                  </w:rPr>
                                  <m:t>…</m:t>
                                </m:r>
                              </m:e>
                            </m:mr>
                          </m:m>
                        </m:e>
                      </m:mr>
                    </m:m>
                  </m:e>
                  <m:e>
                    <m:m>
                      <m:mPr>
                        <m:mcs>
                          <m:mc>
                            <m:mcPr>
                              <m:count m:val="2"/>
                              <m:mcJc m:val="center"/>
                            </m:mcPr>
                          </m:mc>
                        </m:mcs>
                        <m:ctrlPr>
                          <w:rPr>
                            <w:rFonts w:ascii="Cambria Math" w:eastAsiaTheme="minorEastAsia" w:hAnsi="Cambria Math"/>
                            <w:i/>
                          </w:rPr>
                        </m:ctrlPr>
                      </m:mPr>
                      <m:mr>
                        <m:e/>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m</m:t>
                                    </m:r>
                                  </m:e>
                                  <m:sub>
                                    <m:r>
                                      <w:rPr>
                                        <w:rFonts w:ascii="Cambria Math" w:hAnsi="Cambria Math"/>
                                      </w:rPr>
                                      <m:t>3,n_loc</m:t>
                                    </m:r>
                                  </m:sub>
                                </m:sSub>
                              </m:e>
                            </m:mr>
                          </m:m>
                        </m:e>
                      </m:mr>
                      <m:mr>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m</m:t>
                                    </m:r>
                                  </m:e>
                                  <m:sub>
                                    <m:r>
                                      <w:rPr>
                                        <w:rFonts w:ascii="Cambria Math" w:hAnsi="Cambria Math"/>
                                      </w:rPr>
                                      <m:t>n_days,i</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e/>
                                  </m:mr>
                                </m:m>
                              </m:e>
                            </m:mr>
                            <m:mr>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m</m:t>
                                          </m:r>
                                        </m:e>
                                        <m:sub>
                                          <m:r>
                                            <w:rPr>
                                              <w:rFonts w:ascii="Cambria Math" w:hAnsi="Cambria Math"/>
                                            </w:rPr>
                                            <m:t>n_days,n_loc</m:t>
                                          </m:r>
                                        </m:sub>
                                      </m:sSub>
                                    </m:e>
                                  </m:mr>
                                </m:m>
                              </m:e>
                            </m:mr>
                          </m:m>
                        </m:e>
                      </m:mr>
                    </m:m>
                  </m:e>
                </m:mr>
              </m:m>
            </m:e>
          </m:d>
        </m:oMath>
      </m:oMathPara>
    </w:p>
    <w:p w14:paraId="6628C444" w14:textId="77777777" w:rsidR="000C5882" w:rsidRDefault="000C5882" w:rsidP="000C5882"/>
    <w:p w14:paraId="757A04D9" w14:textId="2565032E" w:rsidR="000C5882" w:rsidRDefault="000C5882" w:rsidP="000C5882">
      <w:pPr>
        <w:rPr>
          <w:rFonts w:eastAsiaTheme="minorEastAsia"/>
        </w:rPr>
      </w:pPr>
      <w:r>
        <w:rPr>
          <w:rFonts w:eastAsiaTheme="minorEastAsia"/>
        </w:rPr>
        <w:t>The mobility at time of death relevant to the time of infection:</w:t>
      </w:r>
    </w:p>
    <w:p w14:paraId="44FE4C1B" w14:textId="30AF7F2C" w:rsidR="000C5882" w:rsidRDefault="00FC6FA6" w:rsidP="000C588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s,1</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s,2</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m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s,1</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s,2</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mr>
                    </m:m>
                  </m:e>
                  <m:e>
                    <m:r>
                      <w:rPr>
                        <w:rFonts w:ascii="Cambria Math" w:eastAsiaTheme="minorEastAsia" w:hAnsi="Cambria Math"/>
                      </w:rPr>
                      <m:t>…</m:t>
                    </m:r>
                  </m:e>
                </m:mr>
                <m:mr>
                  <m:e>
                    <m:m>
                      <m:mPr>
                        <m:mcs>
                          <m:mc>
                            <m:mcPr>
                              <m:count m:val="2"/>
                              <m:mcJc m:val="center"/>
                            </m:mcPr>
                          </m:mc>
                        </m:mcs>
                        <m:ctrlPr>
                          <w:rPr>
                            <w:rFonts w:ascii="Cambria Math" w:eastAsiaTheme="minorEastAsia" w:hAnsi="Cambria Math"/>
                            <w:i/>
                          </w:rPr>
                        </m:ctrlPr>
                      </m:mP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3</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s,1</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s,2</m:t>
                                      </m:r>
                                    </m:sub>
                                  </m:sSub>
                                  <m:r>
                                    <w:rPr>
                                      <w:rFonts w:ascii="Cambria Math" w:hAnsi="Cambria Math"/>
                                    </w:rPr>
                                    <m:t>h</m:t>
                                  </m:r>
                                </m:e>
                              </m:d>
                            </m:e>
                          </m:nary>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n_days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s,1</m:t>
                                            </m:r>
                                          </m:sub>
                                        </m:sSub>
                                        <m:r>
                                          <w:rPr>
                                            <w:rFonts w:ascii="Cambria Math" w:hAnsi="Cambria Math"/>
                                          </w:rPr>
                                          <m:t>h</m:t>
                                        </m:r>
                                      </m:e>
                                    </m:d>
                                  </m:e>
                                </m:nary>
                              </m:e>
                            </m:mr>
                          </m:m>
                        </m:e>
                        <m:e>
                          <m:m>
                            <m:mPr>
                              <m:mcs>
                                <m:mc>
                                  <m:mcPr>
                                    <m:count m:val="1"/>
                                    <m:mcJc m:val="center"/>
                                  </m:mcPr>
                                </m:mc>
                              </m:mcs>
                              <m:ctrlPr>
                                <w:rPr>
                                  <w:rFonts w:ascii="Cambria Math" w:eastAsiaTheme="minorEastAsia" w:hAnsi="Cambria Math"/>
                                  <w:i/>
                                </w:rPr>
                              </m:ctrlPr>
                            </m:mPr>
                            <m:mr>
                              <m:e/>
                            </m:mr>
                            <m:mr>
                              <m:e>
                                <m:r>
                                  <w:rPr>
                                    <w:rFonts w:ascii="Cambria Math" w:hAnsi="Cambria Math"/>
                                  </w:rPr>
                                  <m:t>…</m:t>
                                </m:r>
                              </m:e>
                            </m:mr>
                          </m:m>
                        </m:e>
                      </m:mr>
                    </m:m>
                  </m:e>
                  <m:e>
                    <m:r>
                      <w:rPr>
                        <w:rFonts w:ascii="Cambria Math" w:eastAsiaTheme="minorEastAsia" w:hAnsi="Cambria Math"/>
                      </w:rPr>
                      <m:t>…</m:t>
                    </m:r>
                  </m:e>
                </m:mr>
              </m:m>
            </m:e>
          </m:d>
          <m:r>
            <w:rPr>
              <w:rFonts w:ascii="Cambria Math" w:eastAsiaTheme="minorEastAsia" w:hAnsi="Cambria Math"/>
            </w:rPr>
            <m:t>=H.M</m:t>
          </m:r>
        </m:oMath>
      </m:oMathPara>
    </w:p>
    <w:p w14:paraId="46377E8D" w14:textId="47EA2C95" w:rsidR="00D46A60" w:rsidRDefault="00A15D96" w:rsidP="00D46A60">
      <w:pPr>
        <w:rPr>
          <w:rFonts w:eastAsiaTheme="minorEastAsia"/>
        </w:rPr>
      </w:pPr>
      <w:ins w:id="134" w:author="Christl Donnelly" w:date="2020-04-20T17:03:00Z">
        <w:r>
          <w:rPr>
            <w:rFonts w:eastAsiaTheme="minorEastAsia"/>
          </w:rPr>
          <w:t>w</w:t>
        </w:r>
      </w:ins>
      <w:del w:id="135" w:author="Christl Donnelly" w:date="2020-04-20T17:03:00Z">
        <w:r w:rsidR="00D46A60" w:rsidDel="00A15D96">
          <w:rPr>
            <w:rFonts w:eastAsiaTheme="minorEastAsia"/>
          </w:rPr>
          <w:delText>W</w:delText>
        </w:r>
      </w:del>
      <w:r w:rsidR="00D46A60">
        <w:rPr>
          <w:rFonts w:eastAsiaTheme="minorEastAsia"/>
        </w:rPr>
        <w:t>ith</w:t>
      </w:r>
    </w:p>
    <w:p w14:paraId="59FEC269" w14:textId="1587B4D9" w:rsidR="00D46A60" w:rsidRDefault="00D46A60" w:rsidP="00D46A60">
      <m:oMathPara>
        <m:oMath>
          <m:r>
            <w:rPr>
              <w:rFonts w:ascii="Cambria Math" w:eastAsiaTheme="minorEastAsia" w:hAnsi="Cambria Math"/>
            </w:rPr>
            <m:t xml:space="preserve">H=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e>
                        <m:e>
                          <m:r>
                            <w:rPr>
                              <w:rFonts w:ascii="Cambria Math" w:eastAsiaTheme="minorEastAsia" w:hAnsi="Cambria Math"/>
                            </w:rPr>
                            <m:t>0</m:t>
                          </m:r>
                        </m:e>
                      </m:mr>
                      <m:m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e>
                        <m:e>
                          <m:sSub>
                            <m:sSubPr>
                              <m:ctrlPr>
                                <w:rPr>
                                  <w:rFonts w:ascii="Cambria Math" w:hAnsi="Cambria Math"/>
                                  <w:i/>
                                </w:rPr>
                              </m:ctrlPr>
                            </m:sSubPr>
                            <m:e>
                              <m:r>
                                <w:rPr>
                                  <w:rFonts w:ascii="Cambria Math" w:hAnsi="Cambria Math"/>
                                </w:rPr>
                                <m:t>h</m:t>
                              </m:r>
                            </m:e>
                            <m:sub>
                              <m:r>
                                <w:rPr>
                                  <w:rFonts w:ascii="Cambria Math" w:hAnsi="Cambria Math"/>
                                </w:rPr>
                                <m:t>1</m:t>
                              </m:r>
                            </m:sub>
                          </m:sSub>
                        </m:e>
                      </m:mr>
                    </m:m>
                  </m:e>
                  <m:e>
                    <m:m>
                      <m:mPr>
                        <m:mcs>
                          <m:mc>
                            <m:mcPr>
                              <m:count m:val="2"/>
                              <m:mcJc m:val="center"/>
                            </m:mcPr>
                          </m:mc>
                        </m:mcs>
                        <m:ctrlPr>
                          <w:rPr>
                            <w:rFonts w:ascii="Cambria Math" w:eastAsiaTheme="minorEastAsia" w:hAnsi="Cambria Math"/>
                            <w:i/>
                          </w:rPr>
                        </m:ctrlPr>
                      </m:mPr>
                      <m:mr>
                        <m:e>
                          <m:r>
                            <w:rPr>
                              <w:rFonts w:ascii="Cambria Math" w:hAnsi="Cambria Math"/>
                            </w:rPr>
                            <m:t xml:space="preserve">0          </m:t>
                          </m:r>
                        </m:e>
                        <m:e>
                          <m:m>
                            <m:mPr>
                              <m:mcs>
                                <m:mc>
                                  <m:mcPr>
                                    <m:count m:val="2"/>
                                    <m:mcJc m:val="center"/>
                                  </m:mcPr>
                                </m:mc>
                              </m:mcs>
                              <m:ctrlPr>
                                <w:rPr>
                                  <w:rFonts w:ascii="Cambria Math" w:eastAsiaTheme="minorEastAsia" w:hAnsi="Cambria Math"/>
                                  <w:i/>
                                </w:rPr>
                              </m:ctrlPr>
                            </m:mPr>
                            <m:mr>
                              <m:e>
                                <m:r>
                                  <w:rPr>
                                    <w:rFonts w:ascii="Cambria Math" w:hAnsi="Cambria Math"/>
                                  </w:rPr>
                                  <m:t xml:space="preserve">…  </m:t>
                                </m:r>
                              </m:e>
                              <m:e>
                                <m:r>
                                  <w:rPr>
                                    <w:rFonts w:ascii="Cambria Math" w:hAnsi="Cambria Math"/>
                                  </w:rPr>
                                  <m:t>0</m:t>
                                </m:r>
                              </m:e>
                            </m:mr>
                          </m:m>
                        </m:e>
                      </m:mr>
                      <m:mr>
                        <m:e>
                          <m:r>
                            <w:rPr>
                              <w:rFonts w:ascii="Cambria Math" w:hAnsi="Cambria Math"/>
                            </w:rPr>
                            <m:t xml:space="preserve">0           </m:t>
                          </m:r>
                        </m:e>
                        <m:e>
                          <m:m>
                            <m:mPr>
                              <m:mcs>
                                <m:mc>
                                  <m:mcPr>
                                    <m:count m:val="2"/>
                                    <m:mcJc m:val="center"/>
                                  </m:mcPr>
                                </m:mc>
                              </m:mcs>
                              <m:ctrlPr>
                                <w:rPr>
                                  <w:rFonts w:ascii="Cambria Math" w:eastAsiaTheme="minorEastAsia" w:hAnsi="Cambria Math"/>
                                  <w:i/>
                                </w:rPr>
                              </m:ctrlPr>
                            </m:mPr>
                            <m:mr>
                              <m:e>
                                <m:r>
                                  <w:rPr>
                                    <w:rFonts w:ascii="Cambria Math" w:hAnsi="Cambria Math"/>
                                  </w:rPr>
                                  <m:t xml:space="preserve">⋯  </m:t>
                                </m:r>
                              </m:e>
                              <m:e>
                                <m:r>
                                  <w:rPr>
                                    <w:rFonts w:ascii="Cambria Math" w:hAnsi="Cambria Math"/>
                                  </w:rPr>
                                  <m:t>0</m:t>
                                </m:r>
                              </m:e>
                            </m:mr>
                          </m:m>
                        </m:e>
                      </m:mr>
                    </m:m>
                  </m:e>
                </m:m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3</m:t>
                              </m:r>
                            </m:sub>
                          </m:sSub>
                        </m:e>
                        <m:e>
                          <m:sSub>
                            <m:sSubPr>
                              <m:ctrlPr>
                                <w:rPr>
                                  <w:rFonts w:ascii="Cambria Math" w:hAnsi="Cambria Math"/>
                                  <w:i/>
                                </w:rPr>
                              </m:ctrlPr>
                            </m:sSubPr>
                            <m:e>
                              <m:r>
                                <w:rPr>
                                  <w:rFonts w:ascii="Cambria Math" w:hAnsi="Cambria Math"/>
                                </w:rPr>
                                <m:t>h</m:t>
                              </m:r>
                            </m:e>
                            <m:sub>
                              <m:r>
                                <w:rPr>
                                  <w:rFonts w:ascii="Cambria Math" w:hAnsi="Cambria Math"/>
                                </w:rPr>
                                <m:t>2</m:t>
                              </m:r>
                            </m:sub>
                          </m:sSub>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h</m:t>
                                    </m:r>
                                  </m:e>
                                  <m:sub>
                                    <m:r>
                                      <w:rPr>
                                        <w:rFonts w:ascii="Cambria Math" w:hAnsi="Cambria Math"/>
                                      </w:rPr>
                                      <m:t>n_days</m:t>
                                    </m:r>
                                  </m:sub>
                                </m:sSub>
                              </m:e>
                            </m:mr>
                          </m:m>
                        </m:e>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n</m:t>
                                        </m:r>
                                      </m:e>
                                      <m:sub>
                                        <m:r>
                                          <w:rPr>
                                            <w:rFonts w:ascii="Cambria Math" w:hAnsi="Cambria Math"/>
                                          </w:rPr>
                                          <m:t>days</m:t>
                                        </m:r>
                                      </m:sub>
                                    </m:sSub>
                                    <m:r>
                                      <w:rPr>
                                        <w:rFonts w:ascii="Cambria Math" w:hAnsi="Cambria Math"/>
                                      </w:rPr>
                                      <m:t>-1</m:t>
                                    </m:r>
                                  </m:sub>
                                </m:sSub>
                              </m:e>
                            </m:mr>
                          </m:m>
                        </m:e>
                      </m:mr>
                    </m:m>
                  </m:e>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e>
                        <m:e>
                          <m:m>
                            <m:mPr>
                              <m:mcs>
                                <m:mc>
                                  <m:mcPr>
                                    <m:count m:val="2"/>
                                    <m:mcJc m:val="center"/>
                                  </m:mcPr>
                                </m:mc>
                              </m:mcs>
                              <m:ctrlPr>
                                <w:rPr>
                                  <w:rFonts w:ascii="Cambria Math" w:eastAsiaTheme="minorEastAsia" w:hAnsi="Cambria Math"/>
                                  <w:i/>
                                </w:rPr>
                              </m:ctrlPr>
                            </m:mPr>
                            <m:mr>
                              <m:e/>
                              <m:e>
                                <m:r>
                                  <w:rPr>
                                    <w:rFonts w:ascii="Cambria Math" w:hAnsi="Cambria Math"/>
                                  </w:rPr>
                                  <m:t>0</m:t>
                                </m:r>
                              </m:e>
                            </m:mr>
                          </m:m>
                        </m:e>
                      </m:mr>
                      <m:mr>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n</m:t>
                                        </m:r>
                                      </m:e>
                                      <m:sub>
                                        <m:r>
                                          <w:rPr>
                                            <w:rFonts w:ascii="Cambria Math" w:hAnsi="Cambria Math"/>
                                          </w:rPr>
                                          <m:t>days</m:t>
                                        </m:r>
                                      </m:sub>
                                    </m:sSub>
                                    <m:r>
                                      <w:rPr>
                                        <w:rFonts w:ascii="Cambria Math" w:hAnsi="Cambria Math"/>
                                      </w:rPr>
                                      <m:t>-2</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e/>
                                  </m:mr>
                                </m:m>
                              </m:e>
                            </m:mr>
                            <m:mr>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n</m:t>
                                              </m:r>
                                            </m:e>
                                            <m:sub>
                                              <m:r>
                                                <w:rPr>
                                                  <w:rFonts w:ascii="Cambria Math" w:hAnsi="Cambria Math"/>
                                                </w:rPr>
                                                <m:t>days</m:t>
                                              </m:r>
                                            </m:sub>
                                          </m:sSub>
                                        </m:sub>
                                      </m:sSub>
                                    </m:e>
                                  </m:mr>
                                </m:m>
                              </m:e>
                            </m:mr>
                          </m:m>
                        </m:e>
                      </m:mr>
                    </m:m>
                  </m:e>
                </m:mr>
              </m:m>
            </m:e>
          </m:d>
        </m:oMath>
      </m:oMathPara>
    </w:p>
    <w:p w14:paraId="1D751229" w14:textId="77777777" w:rsidR="00D46A60" w:rsidRDefault="00D46A60" w:rsidP="00D46A60">
      <w:pPr>
        <w:rPr>
          <w:rFonts w:eastAsiaTheme="minorEastAsia"/>
        </w:rPr>
      </w:pPr>
    </w:p>
    <w:p w14:paraId="484750A0" w14:textId="2F37B794" w:rsidR="000C5882" w:rsidRDefault="000C5882" w:rsidP="00BF6501">
      <w:pPr>
        <w:tabs>
          <w:tab w:val="left" w:pos="1480"/>
        </w:tabs>
      </w:pPr>
    </w:p>
    <w:p w14:paraId="078A87A1" w14:textId="4F2A2ABD" w:rsidR="000C5882" w:rsidRDefault="000C5882" w:rsidP="00BF6501">
      <w:pPr>
        <w:tabs>
          <w:tab w:val="left" w:pos="1480"/>
        </w:tabs>
      </w:pPr>
      <w:r>
        <w:t xml:space="preserve">For the </w:t>
      </w:r>
      <w:r w:rsidR="00295138">
        <w:t>full</w:t>
      </w:r>
      <w:r>
        <w:t xml:space="preserve"> model:</w:t>
      </w:r>
    </w:p>
    <w:p w14:paraId="775C0E7F" w14:textId="43BC5B9A" w:rsidR="000C5882" w:rsidRDefault="00295138" w:rsidP="00BF6501">
      <w:pPr>
        <w:tabs>
          <w:tab w:val="left" w:pos="1480"/>
        </w:tabs>
      </w:pPr>
      <w:r>
        <w:t xml:space="preserve">Given a vector of basic reproduction and parameter to link mobility and transmissibility,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β</m:t>
        </m:r>
      </m:oMath>
      <w:r>
        <w:t>, the matrix of daily effective reproduction number is:</w:t>
      </w:r>
    </w:p>
    <w:p w14:paraId="2C130B2C" w14:textId="62E42B29" w:rsidR="00295138" w:rsidRDefault="00295138" w:rsidP="00BF6501">
      <w:pPr>
        <w:tabs>
          <w:tab w:val="left" w:pos="1480"/>
        </w:tabs>
      </w:pPr>
      <m:oMathPara>
        <m:oMath>
          <m:r>
            <w:rPr>
              <w:rFonts w:ascii="Cambria Math" w:hAnsi="Cambria Math"/>
            </w:rPr>
            <m:t>R= log</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 xml:space="preserve">-B </m:t>
          </m:r>
          <m:d>
            <m:dPr>
              <m:ctrlPr>
                <w:rPr>
                  <w:rFonts w:ascii="Cambria Math" w:hAnsi="Cambria Math"/>
                  <w:i/>
                </w:rPr>
              </m:ctrlPr>
            </m:dPr>
            <m:e>
              <m:r>
                <w:rPr>
                  <w:rFonts w:ascii="Cambria Math" w:hAnsi="Cambria Math"/>
                </w:rPr>
                <m:t>1-M</m:t>
              </m:r>
            </m:e>
          </m:d>
        </m:oMath>
      </m:oMathPara>
    </w:p>
    <w:p w14:paraId="77969589" w14:textId="7DBD1E33" w:rsidR="00295138" w:rsidRDefault="00A15D96" w:rsidP="00BF6501">
      <w:pPr>
        <w:tabs>
          <w:tab w:val="left" w:pos="1480"/>
        </w:tabs>
        <w:rPr>
          <w:rFonts w:eastAsiaTheme="minorEastAsia"/>
        </w:rPr>
      </w:pPr>
      <w:ins w:id="136" w:author="Christl Donnelly" w:date="2020-04-20T17:03:00Z">
        <w:r>
          <w:t>w</w:t>
        </w:r>
      </w:ins>
      <w:del w:id="137" w:author="Christl Donnelly" w:date="2020-04-20T17:03:00Z">
        <w:r w:rsidR="00295138" w:rsidDel="00A15D96">
          <w:delText>W</w:delText>
        </w:r>
      </w:del>
      <w:r w:rsidR="00295138">
        <w:t xml:space="preserve">here B is a matrix, of size </w:t>
      </w:r>
      <m:oMath>
        <m:r>
          <w:rPr>
            <w:rFonts w:ascii="Cambria Math" w:hAnsi="Cambria Math"/>
          </w:rPr>
          <m:t>n_days,n_loc</m:t>
        </m:r>
      </m:oMath>
      <w:r w:rsidR="00295138">
        <w:t xml:space="preserve"> ,with each column equal to </w:t>
      </w:r>
      <m:oMath>
        <m:r>
          <w:rPr>
            <w:rFonts w:ascii="Cambria Math" w:hAnsi="Cambria Math"/>
          </w:rPr>
          <m:t>β</m:t>
        </m:r>
      </m:oMath>
      <w:r w:rsidR="00295138">
        <w:rPr>
          <w:rFonts w:eastAsiaTheme="minorEastAsia"/>
        </w:rPr>
        <w:t>.</w:t>
      </w:r>
    </w:p>
    <w:p w14:paraId="00DA4576" w14:textId="5B3C9512" w:rsidR="00295138" w:rsidRDefault="00295138" w:rsidP="00BF6501">
      <w:pPr>
        <w:tabs>
          <w:tab w:val="left" w:pos="1480"/>
        </w:tabs>
        <w:rPr>
          <w:rFonts w:eastAsiaTheme="minorEastAsia"/>
        </w:rPr>
      </w:pPr>
      <w:r>
        <w:rPr>
          <w:rFonts w:eastAsiaTheme="minorEastAsia"/>
        </w:rPr>
        <w:t>The reproduction number relevant at the time of death become</w:t>
      </w:r>
      <w:ins w:id="138" w:author="Christl Donnelly" w:date="2020-04-20T17:03:00Z">
        <w:r w:rsidR="00A15D96">
          <w:rPr>
            <w:rFonts w:eastAsiaTheme="minorEastAsia"/>
          </w:rPr>
          <w:t>s</w:t>
        </w:r>
      </w:ins>
      <w:r>
        <w:rPr>
          <w:rFonts w:eastAsiaTheme="minorEastAsia"/>
        </w:rPr>
        <w:t>:</w:t>
      </w:r>
    </w:p>
    <w:p w14:paraId="218947D4" w14:textId="62142004" w:rsidR="00295138" w:rsidRDefault="00FC6FA6" w:rsidP="00295138">
      <w:pPr>
        <w:rPr>
          <w:rFonts w:eastAsiaTheme="minorEastAsia"/>
        </w:rPr>
      </w:pPr>
      <m:oMathPara>
        <m:oMath>
          <m:sSubSup>
            <m:sSubSupPr>
              <m:ctrlPr>
                <w:rPr>
                  <w:rFonts w:ascii="Cambria Math" w:hAnsi="Cambria Math"/>
                  <w:i/>
                </w:rPr>
              </m:ctrlPr>
            </m:sSubSupPr>
            <m:e>
              <m:r>
                <w:rPr>
                  <w:rFonts w:ascii="Cambria Math" w:hAnsi="Cambria Math"/>
                </w:rPr>
                <m:t>R</m:t>
              </m:r>
            </m:e>
            <m:sub/>
            <m:sup>
              <m:r>
                <w:rPr>
                  <w:rFonts w:ascii="Cambria Math" w:hAnsi="Cambria Math"/>
                </w:rPr>
                <m:t>D,2</m:t>
              </m:r>
            </m:sup>
          </m:sSubSup>
          <m:r>
            <w:rPr>
              <w:rFonts w:ascii="Cambria Math" w:hAnsi="Cambria Math"/>
            </w:rPr>
            <m:t xml:space="preserve">= </m:t>
          </m:r>
          <m:r>
            <w:rPr>
              <w:rFonts w:ascii="Cambria Math" w:eastAsiaTheme="minorEastAsia" w:hAnsi="Cambria Math"/>
            </w:rPr>
            <m:t>H.R</m:t>
          </m:r>
        </m:oMath>
      </m:oMathPara>
    </w:p>
    <w:p w14:paraId="6E85A9EC" w14:textId="4F0E4349" w:rsidR="00295138" w:rsidRDefault="00D46A60" w:rsidP="00BF6501">
      <w:pPr>
        <w:tabs>
          <w:tab w:val="left" w:pos="1480"/>
        </w:tabs>
      </w:pPr>
      <w:r>
        <w:t xml:space="preserve">The likelihood is computed from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Ot*</m:t>
        </m:r>
        <m:sSubSup>
          <m:sSubSupPr>
            <m:ctrlPr>
              <w:rPr>
                <w:rFonts w:ascii="Cambria Math" w:hAnsi="Cambria Math"/>
                <w:i/>
              </w:rPr>
            </m:ctrlPr>
          </m:sSubSupPr>
          <m:e>
            <m:r>
              <w:rPr>
                <w:rFonts w:ascii="Cambria Math" w:hAnsi="Cambria Math"/>
              </w:rPr>
              <m:t>R</m:t>
            </m:r>
          </m:e>
          <m:sub/>
          <m:sup>
            <m:r>
              <w:rPr>
                <w:rFonts w:ascii="Cambria Math" w:hAnsi="Cambria Math"/>
              </w:rPr>
              <m:t>D,2</m:t>
            </m:r>
          </m:sup>
        </m:sSubSup>
      </m:oMath>
      <w:r>
        <w:rPr>
          <w:rFonts w:eastAsiaTheme="minorEastAsia"/>
        </w:rPr>
        <w:t xml:space="preserve"> (with * the element by element product)</w:t>
      </w:r>
    </w:p>
    <w:p w14:paraId="7EAFDC0F" w14:textId="71382C98" w:rsidR="00BF6501" w:rsidRDefault="00BF6501" w:rsidP="00030243"/>
    <w:p w14:paraId="1313C4B3" w14:textId="5F82A6D9" w:rsidR="00D46A60" w:rsidRDefault="009D1151" w:rsidP="00030243">
      <w:r>
        <w:t xml:space="preserve">For short-term forecasts and longer-term </w:t>
      </w:r>
      <w:del w:id="139" w:author="Christl Donnelly" w:date="2020-04-20T17:04:00Z">
        <w:r w:rsidDel="00A15D96">
          <w:delText>predictions</w:delText>
        </w:r>
      </w:del>
      <w:ins w:id="140" w:author="Christl Donnelly" w:date="2020-04-20T17:04:00Z">
        <w:r w:rsidR="00A15D96">
          <w:t>scenarios</w:t>
        </w:r>
      </w:ins>
      <w:r>
        <w:t xml:space="preserve">, we augment the mobility matrix above for future dates, get the effective reproduction matrices (using </w:t>
      </w:r>
      <w:ins w:id="141" w:author="Christl Donnelly" w:date="2020-04-20T17:04:00Z">
        <w:r w:rsidR="00A15D96">
          <w:t xml:space="preserve">the </w:t>
        </w:r>
      </w:ins>
      <w:r>
        <w:t>join</w:t>
      </w:r>
      <w:ins w:id="142" w:author="Christl Donnelly" w:date="2020-04-20T17:04:00Z">
        <w:r w:rsidR="00A15D96">
          <w:t>t</w:t>
        </w:r>
      </w:ins>
      <w:r>
        <w:t xml:space="preserve"> posterior of estimate R</w:t>
      </w:r>
      <w:r w:rsidRPr="00A15D96">
        <w:rPr>
          <w:vertAlign w:val="subscript"/>
          <w:rPrChange w:id="143" w:author="Christl Donnelly" w:date="2020-04-20T17:05:00Z">
            <w:rPr/>
          </w:rPrChange>
        </w:rPr>
        <w:t>0</w:t>
      </w:r>
      <w:r>
        <w:t xml:space="preserve"> and </w:t>
      </w:r>
      <m:oMath>
        <m:r>
          <w:rPr>
            <w:rFonts w:ascii="Cambria Math" w:hAnsi="Cambria Math"/>
          </w:rPr>
          <m:t>β</m:t>
        </m:r>
      </m:oMath>
      <w:r>
        <w:t xml:space="preserve">), obtain the new augmented matrices of reproduction number at time of death </w:t>
      </w:r>
      <m:oMath>
        <m:sSubSup>
          <m:sSubSupPr>
            <m:ctrlPr>
              <w:rPr>
                <w:rFonts w:ascii="Cambria Math" w:hAnsi="Cambria Math"/>
                <w:i/>
              </w:rPr>
            </m:ctrlPr>
          </m:sSubSupPr>
          <m:e>
            <m:r>
              <w:rPr>
                <w:rFonts w:ascii="Cambria Math" w:hAnsi="Cambria Math"/>
              </w:rPr>
              <m:t>R</m:t>
            </m:r>
          </m:e>
          <m:sub/>
          <m:sup>
            <m:r>
              <w:rPr>
                <w:rFonts w:ascii="Cambria Math" w:hAnsi="Cambria Math"/>
              </w:rPr>
              <m:t>D,2</m:t>
            </m:r>
          </m:sup>
        </m:sSubSup>
      </m:oMath>
      <w:r>
        <w:rPr>
          <w:rFonts w:eastAsiaTheme="minorEastAsia"/>
        </w:rPr>
        <w:t xml:space="preserve">, and finally </w:t>
      </w:r>
      <w:r>
        <w:t xml:space="preserve">compute the expected numbers of daily deaths in the future. </w:t>
      </w:r>
    </w:p>
    <w:p w14:paraId="5B356F5F" w14:textId="58F40914" w:rsidR="009D1151" w:rsidRDefault="009D1151" w:rsidP="00030243">
      <w:r>
        <w:t xml:space="preserve">Using a Poisson random sampler, we get short-term forecasts or longer-term </w:t>
      </w:r>
      <w:bookmarkStart w:id="144" w:name="_GoBack"/>
      <w:del w:id="145" w:author="Christl Donnelly" w:date="2020-04-20T17:05:00Z">
        <w:r w:rsidDel="00A15D96">
          <w:delText>predic</w:delText>
        </w:r>
        <w:bookmarkEnd w:id="144"/>
        <w:r w:rsidDel="00A15D96">
          <w:delText>tions</w:delText>
        </w:r>
      </w:del>
      <w:ins w:id="146" w:author="Christl Donnelly" w:date="2020-04-20T17:05:00Z">
        <w:r w:rsidR="00A15D96">
          <w:t>scenarios</w:t>
        </w:r>
      </w:ins>
      <w:r>
        <w:t>.</w:t>
      </w:r>
    </w:p>
    <w:p w14:paraId="5EC73492" w14:textId="1B38A27A" w:rsidR="009D1151" w:rsidRDefault="009D1151" w:rsidP="00030243"/>
    <w:p w14:paraId="66BDE933" w14:textId="77777777" w:rsidR="009D1151" w:rsidRDefault="009D1151" w:rsidP="00030243"/>
    <w:p w14:paraId="23E0C0D0" w14:textId="77777777" w:rsidR="00D46A60" w:rsidRPr="001B4954" w:rsidRDefault="00D46A60" w:rsidP="00030243"/>
    <w:sectPr w:rsidR="00D46A60" w:rsidRPr="001B495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l Donnelly" w:date="2020-04-20T16:06:00Z" w:initials="CD">
    <w:p w14:paraId="1A8C1D1B" w14:textId="6956F075" w:rsidR="00FC6FA6" w:rsidRDefault="00FC6FA6">
      <w:pPr>
        <w:pStyle w:val="CommentText"/>
      </w:pPr>
      <w:r>
        <w:rPr>
          <w:rStyle w:val="CommentReference"/>
        </w:rPr>
        <w:annotationRef/>
      </w:r>
      <w:r>
        <w:t xml:space="preserve">I would put an abstract in this before sending to anyone else. </w:t>
      </w:r>
    </w:p>
  </w:comment>
  <w:comment w:id="34" w:author="Nouvellet, Pierre" w:date="2020-04-17T10:47:00Z" w:initials="NP">
    <w:p w14:paraId="727CF51B" w14:textId="77777777" w:rsidR="00FC6FA6" w:rsidRDefault="00FC6FA6">
      <w:pPr>
        <w:pStyle w:val="CommentText"/>
      </w:pPr>
      <w:r>
        <w:rPr>
          <w:rStyle w:val="CommentReference"/>
        </w:rPr>
        <w:annotationRef/>
      </w:r>
      <w:r>
        <w:t>Table of country by continent, showing total case reported, and maxim relative decrease in mobility</w:t>
      </w:r>
    </w:p>
    <w:p w14:paraId="3ED41135" w14:textId="77777777" w:rsidR="00FC6FA6" w:rsidRDefault="00FC6FA6">
      <w:pPr>
        <w:pStyle w:val="CommentText"/>
      </w:pPr>
      <w:r>
        <w:t xml:space="preserve">Also </w:t>
      </w:r>
      <w:proofErr w:type="spellStart"/>
      <w:r>
        <w:t>hw</w:t>
      </w:r>
      <w:proofErr w:type="spellEnd"/>
      <w:r>
        <w:t xml:space="preserve"> many </w:t>
      </w:r>
      <w:proofErr w:type="spellStart"/>
      <w:r>
        <w:t>srouce</w:t>
      </w:r>
      <w:proofErr w:type="spellEnd"/>
      <w:r>
        <w:t xml:space="preserve"> of </w:t>
      </w:r>
      <w:proofErr w:type="gramStart"/>
      <w:r>
        <w:t>mobility(</w:t>
      </w:r>
      <w:proofErr w:type="gramEnd"/>
      <w:r>
        <w:t>walking/driving…)</w:t>
      </w:r>
    </w:p>
  </w:comment>
  <w:comment w:id="36" w:author="Christl Donnelly" w:date="2020-04-20T16:33:00Z" w:initials="CD">
    <w:p w14:paraId="46C6DD0E" w14:textId="5766CDCA" w:rsidR="00D526AC" w:rsidRDefault="00D526AC">
      <w:pPr>
        <w:pStyle w:val="CommentText"/>
      </w:pPr>
      <w:r>
        <w:rPr>
          <w:rStyle w:val="CommentReference"/>
        </w:rPr>
        <w:annotationRef/>
      </w:r>
      <w:r>
        <w:t>Do you mean the data for different countries?</w:t>
      </w:r>
    </w:p>
  </w:comment>
  <w:comment w:id="42" w:author="Christl Donnelly" w:date="2020-04-20T16:35:00Z" w:initials="CD">
    <w:p w14:paraId="1783DF4D" w14:textId="7947D073" w:rsidR="00D526AC" w:rsidRDefault="00D526AC">
      <w:pPr>
        <w:pStyle w:val="CommentText"/>
      </w:pPr>
      <w:r>
        <w:rPr>
          <w:rStyle w:val="CommentReference"/>
        </w:rPr>
        <w:annotationRef/>
      </w:r>
      <w:r>
        <w:t>Won’t this actually be from the maximum for a week?</w:t>
      </w:r>
    </w:p>
  </w:comment>
  <w:comment w:id="50" w:author="Christl Donnelly" w:date="2020-04-20T16:36:00Z" w:initials="CD">
    <w:p w14:paraId="7EFCE179" w14:textId="0CCE8C52" w:rsidR="00D526AC" w:rsidRDefault="00D526AC">
      <w:pPr>
        <w:pStyle w:val="CommentText"/>
      </w:pPr>
      <w:r>
        <w:rPr>
          <w:rStyle w:val="CommentReference"/>
        </w:rPr>
        <w:annotationRef/>
      </w:r>
      <w:r>
        <w:t>What is this baseline model?</w:t>
      </w:r>
    </w:p>
  </w:comment>
  <w:comment w:id="51" w:author="Christl Donnelly" w:date="2020-04-20T16:38:00Z" w:initials="CD">
    <w:p w14:paraId="11C5A5F5" w14:textId="2C56179C" w:rsidR="00D526AC" w:rsidRDefault="00D526AC">
      <w:pPr>
        <w:pStyle w:val="CommentText"/>
      </w:pPr>
      <w:r>
        <w:rPr>
          <w:rStyle w:val="CommentReference"/>
        </w:rPr>
        <w:annotationRef/>
      </w:r>
      <w:r>
        <w:t>Is this what you meant?</w:t>
      </w:r>
    </w:p>
  </w:comment>
  <w:comment w:id="83" w:author="Christl Donnelly" w:date="2020-04-20T17:00:00Z" w:initials="CD">
    <w:p w14:paraId="298EA649" w14:textId="25677F8C" w:rsidR="00A15D96" w:rsidRDefault="00A15D96">
      <w:pPr>
        <w:pStyle w:val="CommentText"/>
      </w:pPr>
      <w:r>
        <w:rPr>
          <w:rStyle w:val="CommentReference"/>
        </w:rPr>
        <w:annotationRef/>
      </w:r>
      <w:r>
        <w:t>Here you should explain how to estimate the threshold for R=1 and its uncertainty.</w:t>
      </w:r>
    </w:p>
  </w:comment>
  <w:comment w:id="103" w:author="Christl Donnelly" w:date="2020-04-20T16:58:00Z" w:initials="CD">
    <w:p w14:paraId="75D37BF4" w14:textId="557F87ED" w:rsidR="00A15D96" w:rsidRDefault="00A15D96">
      <w:pPr>
        <w:pStyle w:val="CommentText"/>
      </w:pPr>
      <w:r>
        <w:rPr>
          <w:rStyle w:val="CommentReference"/>
        </w:rPr>
        <w:annotationRef/>
      </w:r>
      <w:r>
        <w:t>These don’t match the two scenarios listed on the next page.  Where is same as the last date going forward?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8C1D1B" w15:done="0"/>
  <w15:commentEx w15:paraId="3ED41135" w15:done="0"/>
  <w15:commentEx w15:paraId="46C6DD0E" w15:done="0"/>
  <w15:commentEx w15:paraId="1783DF4D" w15:done="0"/>
  <w15:commentEx w15:paraId="7EFCE179" w15:done="0"/>
  <w15:commentEx w15:paraId="11C5A5F5" w15:done="0"/>
  <w15:commentEx w15:paraId="298EA649" w15:done="0"/>
  <w15:commentEx w15:paraId="75D37B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8C1D1B" w16cid:durableId="2248471D"/>
  <w16cid:commentId w16cid:paraId="3ED41135" w16cid:durableId="2248470B"/>
  <w16cid:commentId w16cid:paraId="46C6DD0E" w16cid:durableId="22484D51"/>
  <w16cid:commentId w16cid:paraId="1783DF4D" w16cid:durableId="22484DCA"/>
  <w16cid:commentId w16cid:paraId="7EFCE179" w16cid:durableId="22484E1E"/>
  <w16cid:commentId w16cid:paraId="11C5A5F5" w16cid:durableId="22484E88"/>
  <w16cid:commentId w16cid:paraId="298EA649" w16cid:durableId="224853A7"/>
  <w16cid:commentId w16cid:paraId="75D37BF4" w16cid:durableId="2248533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26677F"/>
    <w:multiLevelType w:val="hybridMultilevel"/>
    <w:tmpl w:val="B6F08816"/>
    <w:lvl w:ilvl="0" w:tplc="4DA648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l Donnelly">
    <w15:presenceInfo w15:providerId="None" w15:userId="Christl Donnelly"/>
  </w15:person>
  <w15:person w15:author="Nouvellet, Pierre">
    <w15:presenceInfo w15:providerId="None" w15:userId="Nouvellet, Pier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149"/>
    <w:rsid w:val="000053AA"/>
    <w:rsid w:val="00030243"/>
    <w:rsid w:val="0004481A"/>
    <w:rsid w:val="000C5882"/>
    <w:rsid w:val="0013044F"/>
    <w:rsid w:val="00157550"/>
    <w:rsid w:val="001B4954"/>
    <w:rsid w:val="00214BE4"/>
    <w:rsid w:val="00295138"/>
    <w:rsid w:val="0035763B"/>
    <w:rsid w:val="00392ECA"/>
    <w:rsid w:val="00440149"/>
    <w:rsid w:val="004F6AAA"/>
    <w:rsid w:val="00503335"/>
    <w:rsid w:val="006B316A"/>
    <w:rsid w:val="006B4441"/>
    <w:rsid w:val="00752241"/>
    <w:rsid w:val="00766D74"/>
    <w:rsid w:val="00784416"/>
    <w:rsid w:val="00791B43"/>
    <w:rsid w:val="007B37C4"/>
    <w:rsid w:val="007B5C9E"/>
    <w:rsid w:val="008471BB"/>
    <w:rsid w:val="008970DD"/>
    <w:rsid w:val="00932D1A"/>
    <w:rsid w:val="009642E3"/>
    <w:rsid w:val="0099719C"/>
    <w:rsid w:val="009A451A"/>
    <w:rsid w:val="009D1151"/>
    <w:rsid w:val="009E72D8"/>
    <w:rsid w:val="00A15D96"/>
    <w:rsid w:val="00AD019F"/>
    <w:rsid w:val="00AD59E1"/>
    <w:rsid w:val="00BF6501"/>
    <w:rsid w:val="00D46A60"/>
    <w:rsid w:val="00D526AC"/>
    <w:rsid w:val="00D93966"/>
    <w:rsid w:val="00DA11EB"/>
    <w:rsid w:val="00F0690C"/>
    <w:rsid w:val="00F8776C"/>
    <w:rsid w:val="00F97B41"/>
    <w:rsid w:val="00FC6F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9004"/>
  <w15:chartTrackingRefBased/>
  <w15:docId w15:val="{A9BC39B8-9D20-434E-A232-678BD78C2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5C9E"/>
  </w:style>
  <w:style w:type="paragraph" w:styleId="Heading1">
    <w:name w:val="heading 1"/>
    <w:basedOn w:val="Normal"/>
    <w:next w:val="Normal"/>
    <w:link w:val="Heading1Char"/>
    <w:uiPriority w:val="9"/>
    <w:qFormat/>
    <w:rsid w:val="001575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75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75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52241"/>
    <w:rPr>
      <w:sz w:val="16"/>
      <w:szCs w:val="16"/>
    </w:rPr>
  </w:style>
  <w:style w:type="paragraph" w:styleId="CommentText">
    <w:name w:val="annotation text"/>
    <w:basedOn w:val="Normal"/>
    <w:link w:val="CommentTextChar"/>
    <w:uiPriority w:val="99"/>
    <w:semiHidden/>
    <w:unhideWhenUsed/>
    <w:rsid w:val="00752241"/>
    <w:pPr>
      <w:spacing w:line="240" w:lineRule="auto"/>
    </w:pPr>
    <w:rPr>
      <w:sz w:val="20"/>
      <w:szCs w:val="20"/>
    </w:rPr>
  </w:style>
  <w:style w:type="character" w:customStyle="1" w:styleId="CommentTextChar">
    <w:name w:val="Comment Text Char"/>
    <w:basedOn w:val="DefaultParagraphFont"/>
    <w:link w:val="CommentText"/>
    <w:uiPriority w:val="99"/>
    <w:semiHidden/>
    <w:rsid w:val="00752241"/>
    <w:rPr>
      <w:sz w:val="20"/>
      <w:szCs w:val="20"/>
    </w:rPr>
  </w:style>
  <w:style w:type="paragraph" w:styleId="CommentSubject">
    <w:name w:val="annotation subject"/>
    <w:basedOn w:val="CommentText"/>
    <w:next w:val="CommentText"/>
    <w:link w:val="CommentSubjectChar"/>
    <w:uiPriority w:val="99"/>
    <w:semiHidden/>
    <w:unhideWhenUsed/>
    <w:rsid w:val="00752241"/>
    <w:rPr>
      <w:b/>
      <w:bCs/>
    </w:rPr>
  </w:style>
  <w:style w:type="character" w:customStyle="1" w:styleId="CommentSubjectChar">
    <w:name w:val="Comment Subject Char"/>
    <w:basedOn w:val="CommentTextChar"/>
    <w:link w:val="CommentSubject"/>
    <w:uiPriority w:val="99"/>
    <w:semiHidden/>
    <w:rsid w:val="00752241"/>
    <w:rPr>
      <w:b/>
      <w:bCs/>
      <w:sz w:val="20"/>
      <w:szCs w:val="20"/>
    </w:rPr>
  </w:style>
  <w:style w:type="paragraph" w:styleId="BalloonText">
    <w:name w:val="Balloon Text"/>
    <w:basedOn w:val="Normal"/>
    <w:link w:val="BalloonTextChar"/>
    <w:uiPriority w:val="99"/>
    <w:semiHidden/>
    <w:unhideWhenUsed/>
    <w:rsid w:val="00752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241"/>
    <w:rPr>
      <w:rFonts w:ascii="Segoe UI" w:hAnsi="Segoe UI" w:cs="Segoe UI"/>
      <w:sz w:val="18"/>
      <w:szCs w:val="18"/>
    </w:rPr>
  </w:style>
  <w:style w:type="character" w:styleId="PlaceholderText">
    <w:name w:val="Placeholder Text"/>
    <w:basedOn w:val="DefaultParagraphFont"/>
    <w:uiPriority w:val="99"/>
    <w:semiHidden/>
    <w:rsid w:val="0035763B"/>
    <w:rPr>
      <w:color w:val="808080"/>
    </w:rPr>
  </w:style>
  <w:style w:type="paragraph" w:styleId="ListParagraph">
    <w:name w:val="List Paragraph"/>
    <w:basedOn w:val="Normal"/>
    <w:uiPriority w:val="34"/>
    <w:qFormat/>
    <w:rsid w:val="00AD59E1"/>
    <w:pPr>
      <w:ind w:left="720"/>
      <w:contextualSpacing/>
    </w:pPr>
  </w:style>
  <w:style w:type="table" w:styleId="PlainTable3">
    <w:name w:val="Plain Table 3"/>
    <w:basedOn w:val="TableNormal"/>
    <w:uiPriority w:val="43"/>
    <w:rsid w:val="00D939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1575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7550"/>
    <w:pPr>
      <w:outlineLvl w:val="9"/>
    </w:pPr>
    <w:rPr>
      <w:lang w:val="en-US"/>
    </w:rPr>
  </w:style>
  <w:style w:type="character" w:customStyle="1" w:styleId="Heading2Char">
    <w:name w:val="Heading 2 Char"/>
    <w:basedOn w:val="DefaultParagraphFont"/>
    <w:link w:val="Heading2"/>
    <w:uiPriority w:val="9"/>
    <w:rsid w:val="001575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5755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99719C"/>
    <w:pPr>
      <w:spacing w:after="100"/>
    </w:pPr>
  </w:style>
  <w:style w:type="paragraph" w:styleId="TOC2">
    <w:name w:val="toc 2"/>
    <w:basedOn w:val="Normal"/>
    <w:next w:val="Normal"/>
    <w:autoRedefine/>
    <w:uiPriority w:val="39"/>
    <w:unhideWhenUsed/>
    <w:rsid w:val="0099719C"/>
    <w:pPr>
      <w:spacing w:after="100"/>
      <w:ind w:left="220"/>
    </w:pPr>
  </w:style>
  <w:style w:type="paragraph" w:styleId="TOC3">
    <w:name w:val="toc 3"/>
    <w:basedOn w:val="Normal"/>
    <w:next w:val="Normal"/>
    <w:autoRedefine/>
    <w:uiPriority w:val="39"/>
    <w:unhideWhenUsed/>
    <w:rsid w:val="0099719C"/>
    <w:pPr>
      <w:spacing w:after="100"/>
      <w:ind w:left="440"/>
    </w:pPr>
  </w:style>
  <w:style w:type="character" w:styleId="Hyperlink">
    <w:name w:val="Hyperlink"/>
    <w:basedOn w:val="DefaultParagraphFont"/>
    <w:uiPriority w:val="99"/>
    <w:unhideWhenUsed/>
    <w:rsid w:val="009971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11/relationships/people" Target="people.xml"/><Relationship Id="rId8" Type="http://schemas.microsoft.com/office/2016/09/relationships/commentsIds" Target="commentsId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34C98-1B6A-458B-B7DA-29068B3D3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12876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Nouvellet, Pierre</dc:creator>
  <cp:keywords/>
  <dc:description/>
  <cp:lastModifiedBy>Christl Donnelly</cp:lastModifiedBy>
  <cp:revision>2</cp:revision>
  <dcterms:created xsi:type="dcterms:W3CDTF">2020-04-20T16:07:00Z</dcterms:created>
  <dcterms:modified xsi:type="dcterms:W3CDTF">2020-04-20T16:07:00Z</dcterms:modified>
</cp:coreProperties>
</file>